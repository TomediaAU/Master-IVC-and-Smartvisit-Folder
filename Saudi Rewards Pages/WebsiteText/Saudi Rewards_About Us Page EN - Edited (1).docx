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media/image4.jpg" ContentType="image/jpe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84530" w14:textId="77777777" w:rsidR="00040920" w:rsidRDefault="00040920">
      <w:pPr>
        <w:spacing w:line="240" w:lineRule="auto"/>
      </w:pPr>
    </w:p>
    <w:p w14:paraId="3943317B" w14:textId="77777777" w:rsidR="00040920" w:rsidRDefault="00000000">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Saudi Tourism Authority </w:t>
      </w:r>
    </w:p>
    <w:p w14:paraId="61CE1D04"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Saudi Rewards - About Us Page</w:t>
      </w:r>
    </w:p>
    <w:p w14:paraId="3B3BFA6B"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November 2023</w:t>
      </w:r>
    </w:p>
    <w:p w14:paraId="0702BE28" w14:textId="77777777" w:rsidR="00040920" w:rsidRDefault="00040920">
      <w:pPr>
        <w:rPr>
          <w:rFonts w:ascii="Times New Roman" w:eastAsia="Times New Roman" w:hAnsi="Times New Roman" w:cs="Times New Roman"/>
          <w:sz w:val="24"/>
          <w:szCs w:val="24"/>
        </w:rPr>
      </w:pPr>
    </w:p>
    <w:p w14:paraId="0F45AB7F" w14:textId="77777777" w:rsidR="0004092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About Us Page </w:t>
      </w:r>
    </w:p>
    <w:p w14:paraId="7ED0EBFE" w14:textId="4388B56F" w:rsidR="00040920" w:rsidRDefault="00000000">
      <w:pPr>
        <w:rPr>
          <w:ins w:id="0" w:author="Suretha Cruse" w:date="2023-11-18T13:35:00Z"/>
          <w:rFonts w:ascii="Times New Roman" w:eastAsia="Times New Roman" w:hAnsi="Times New Roman" w:cs="Times New Roman"/>
          <w:b/>
          <w:sz w:val="24"/>
          <w:szCs w:val="24"/>
        </w:rPr>
      </w:pPr>
      <w:del w:id="1" w:author="Suretha Cruse" w:date="2023-11-18T13:34:00Z">
        <w:r w:rsidDel="002B7A6F">
          <w:rPr>
            <w:rFonts w:ascii="Times New Roman" w:eastAsia="Times New Roman" w:hAnsi="Times New Roman" w:cs="Times New Roman"/>
            <w:b/>
            <w:noProof/>
            <w:sz w:val="24"/>
            <w:szCs w:val="24"/>
          </w:rPr>
          <w:drawing>
            <wp:inline distT="114300" distB="114300" distL="114300" distR="114300" wp14:anchorId="32A5B627" wp14:editId="6EA5445B">
              <wp:extent cx="2414588" cy="688059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414588" cy="6880593"/>
                      </a:xfrm>
                      <a:prstGeom prst="rect">
                        <a:avLst/>
                      </a:prstGeom>
                      <a:ln/>
                    </pic:spPr>
                  </pic:pic>
                </a:graphicData>
              </a:graphic>
            </wp:inline>
          </w:drawing>
        </w:r>
      </w:del>
    </w:p>
    <w:p w14:paraId="14D63515" w14:textId="0AE4748C" w:rsidR="002B7A6F" w:rsidRDefault="002B7A6F">
      <w:pPr>
        <w:rPr>
          <w:ins w:id="2" w:author="Suretha Cruse" w:date="2023-11-18T13:35:00Z"/>
          <w:rFonts w:ascii="Times New Roman" w:eastAsia="Times New Roman" w:hAnsi="Times New Roman" w:cs="Times New Roman"/>
          <w:b/>
          <w:sz w:val="24"/>
          <w:szCs w:val="24"/>
        </w:rPr>
      </w:pPr>
      <w:ins w:id="3" w:author="Suretha Cruse" w:date="2023-11-18T13:35:00Z">
        <w:r w:rsidRPr="002B7A6F">
          <w:rPr>
            <w:rFonts w:ascii="Times New Roman" w:eastAsia="Times New Roman" w:hAnsi="Times New Roman" w:cs="Times New Roman"/>
            <w:b/>
            <w:noProof/>
            <w:sz w:val="24"/>
            <w:szCs w:val="24"/>
          </w:rPr>
          <mc:AlternateContent>
            <mc:Choice Requires="wpg">
              <w:drawing>
                <wp:anchor distT="0" distB="0" distL="114300" distR="114300" simplePos="0" relativeHeight="251659264" behindDoc="0" locked="0" layoutInCell="1" allowOverlap="1" wp14:anchorId="7957DB40" wp14:editId="40A70331">
                  <wp:simplePos x="0" y="0"/>
                  <wp:positionH relativeFrom="column">
                    <wp:posOffset>0</wp:posOffset>
                  </wp:positionH>
                  <wp:positionV relativeFrom="paragraph">
                    <wp:posOffset>0</wp:posOffset>
                  </wp:positionV>
                  <wp:extent cx="2578735" cy="8120380"/>
                  <wp:effectExtent l="0" t="0" r="0" b="0"/>
                  <wp:wrapNone/>
                  <wp:docPr id="7" name="object 7"/>
                  <wp:cNvGraphicFramePr/>
                  <a:graphic xmlns:a="http://schemas.openxmlformats.org/drawingml/2006/main">
                    <a:graphicData uri="http://schemas.microsoft.com/office/word/2010/wordprocessingGroup">
                      <wpg:wgp>
                        <wpg:cNvGrpSpPr/>
                        <wpg:grpSpPr>
                          <a:xfrm>
                            <a:off x="0" y="0"/>
                            <a:ext cx="2578735" cy="8120380"/>
                            <a:chOff x="0" y="0"/>
                            <a:chExt cx="2578455" cy="8119941"/>
                          </a:xfrm>
                        </wpg:grpSpPr>
                        <pic:pic xmlns:pic="http://schemas.openxmlformats.org/drawingml/2006/picture">
                          <pic:nvPicPr>
                            <pic:cNvPr id="1394923479" name="object 8"/>
                            <pic:cNvPicPr/>
                          </pic:nvPicPr>
                          <pic:blipFill>
                            <a:blip r:embed="rId7" cstate="print"/>
                            <a:stretch>
                              <a:fillRect/>
                            </a:stretch>
                          </pic:blipFill>
                          <pic:spPr>
                            <a:xfrm>
                              <a:off x="0" y="0"/>
                              <a:ext cx="2578455" cy="8119941"/>
                            </a:xfrm>
                            <a:prstGeom prst="rect">
                              <a:avLst/>
                            </a:prstGeom>
                          </pic:spPr>
                        </pic:pic>
                        <pic:pic xmlns:pic="http://schemas.openxmlformats.org/drawingml/2006/picture">
                          <pic:nvPicPr>
                            <pic:cNvPr id="458649837" name="object 9"/>
                            <pic:cNvPicPr/>
                          </pic:nvPicPr>
                          <pic:blipFill>
                            <a:blip r:embed="rId8" cstate="print"/>
                            <a:stretch>
                              <a:fillRect/>
                            </a:stretch>
                          </pic:blipFill>
                          <pic:spPr>
                            <a:xfrm>
                              <a:off x="52365" y="11068"/>
                              <a:ext cx="2473631" cy="8015229"/>
                            </a:xfrm>
                            <a:prstGeom prst="rect">
                              <a:avLst/>
                            </a:prstGeom>
                          </pic:spPr>
                        </pic:pic>
                      </wpg:wgp>
                    </a:graphicData>
                  </a:graphic>
                </wp:anchor>
              </w:drawing>
            </mc:Choice>
            <mc:Fallback>
              <w:pict>
                <v:group w14:anchorId="311A8BFA" id="object 7" o:spid="_x0000_s1026" style="position:absolute;margin-left:0;margin-top:0;width:203.05pt;height:639.4pt;z-index:251659264" coordsize="25784,81199" o:gfxdata="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8" o:spid="_x0000_s1027" type="#_x0000_t75" style="position:absolute;width:25784;height:81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">
                    <v:imagedata r:id="rId9" o:title=""/>
                  </v:shape>
                  <v:shape id="object 9" o:spid="_x0000_s1028" type="#_x0000_t75" style="position:absolute;left:523;top:110;width:24736;height:80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">
                    <v:imagedata r:id="rId10" o:title=""/>
                  </v:shape>
                </v:group>
              </w:pict>
            </mc:Fallback>
          </mc:AlternateContent>
        </w:r>
      </w:ins>
    </w:p>
    <w:p w14:paraId="2ECC5234" w14:textId="77777777" w:rsidR="002B7A6F" w:rsidRDefault="002B7A6F">
      <w:pPr>
        <w:rPr>
          <w:ins w:id="4" w:author="Suretha Cruse" w:date="2023-11-18T13:35:00Z"/>
          <w:rFonts w:ascii="Times New Roman" w:eastAsia="Times New Roman" w:hAnsi="Times New Roman" w:cs="Times New Roman"/>
          <w:b/>
          <w:sz w:val="24"/>
          <w:szCs w:val="24"/>
        </w:rPr>
      </w:pPr>
    </w:p>
    <w:p w14:paraId="6EB2EEA0" w14:textId="77777777" w:rsidR="002B7A6F" w:rsidRDefault="002B7A6F">
      <w:pPr>
        <w:rPr>
          <w:ins w:id="5" w:author="Suretha Cruse" w:date="2023-11-18T13:35:00Z"/>
          <w:rFonts w:ascii="Times New Roman" w:eastAsia="Times New Roman" w:hAnsi="Times New Roman" w:cs="Times New Roman"/>
          <w:b/>
          <w:sz w:val="24"/>
          <w:szCs w:val="24"/>
        </w:rPr>
      </w:pPr>
    </w:p>
    <w:p w14:paraId="185DD4E5" w14:textId="77777777" w:rsidR="002B7A6F" w:rsidRDefault="002B7A6F">
      <w:pPr>
        <w:rPr>
          <w:ins w:id="6" w:author="Suretha Cruse" w:date="2023-11-18T13:35:00Z"/>
          <w:rFonts w:ascii="Times New Roman" w:eastAsia="Times New Roman" w:hAnsi="Times New Roman" w:cs="Times New Roman"/>
          <w:b/>
          <w:sz w:val="24"/>
          <w:szCs w:val="24"/>
        </w:rPr>
      </w:pPr>
    </w:p>
    <w:p w14:paraId="6D36576D" w14:textId="77777777" w:rsidR="002B7A6F" w:rsidRDefault="002B7A6F">
      <w:pPr>
        <w:rPr>
          <w:ins w:id="7" w:author="Suretha Cruse" w:date="2023-11-18T13:35:00Z"/>
          <w:rFonts w:ascii="Times New Roman" w:eastAsia="Times New Roman" w:hAnsi="Times New Roman" w:cs="Times New Roman"/>
          <w:b/>
          <w:sz w:val="24"/>
          <w:szCs w:val="24"/>
        </w:rPr>
      </w:pPr>
    </w:p>
    <w:p w14:paraId="188AAC9F" w14:textId="77777777" w:rsidR="002B7A6F" w:rsidRDefault="002B7A6F">
      <w:pPr>
        <w:rPr>
          <w:ins w:id="8" w:author="Suretha Cruse" w:date="2023-11-18T13:35:00Z"/>
          <w:rFonts w:ascii="Times New Roman" w:eastAsia="Times New Roman" w:hAnsi="Times New Roman" w:cs="Times New Roman"/>
          <w:b/>
          <w:sz w:val="24"/>
          <w:szCs w:val="24"/>
        </w:rPr>
      </w:pPr>
    </w:p>
    <w:p w14:paraId="3D3E39D3" w14:textId="77777777" w:rsidR="002B7A6F" w:rsidRDefault="002B7A6F">
      <w:pPr>
        <w:rPr>
          <w:ins w:id="9" w:author="Suretha Cruse" w:date="2023-11-18T13:35:00Z"/>
          <w:rFonts w:ascii="Times New Roman" w:eastAsia="Times New Roman" w:hAnsi="Times New Roman" w:cs="Times New Roman"/>
          <w:b/>
          <w:sz w:val="24"/>
          <w:szCs w:val="24"/>
        </w:rPr>
      </w:pPr>
    </w:p>
    <w:p w14:paraId="6BB78673" w14:textId="77777777" w:rsidR="002B7A6F" w:rsidRDefault="002B7A6F">
      <w:pPr>
        <w:rPr>
          <w:ins w:id="10" w:author="Suretha Cruse" w:date="2023-11-18T13:35:00Z"/>
          <w:rFonts w:ascii="Times New Roman" w:eastAsia="Times New Roman" w:hAnsi="Times New Roman" w:cs="Times New Roman"/>
          <w:b/>
          <w:sz w:val="24"/>
          <w:szCs w:val="24"/>
        </w:rPr>
      </w:pPr>
    </w:p>
    <w:p w14:paraId="0DCF937D" w14:textId="77777777" w:rsidR="002B7A6F" w:rsidRDefault="002B7A6F">
      <w:pPr>
        <w:rPr>
          <w:ins w:id="11" w:author="Suretha Cruse" w:date="2023-11-18T13:35:00Z"/>
          <w:rFonts w:ascii="Times New Roman" w:eastAsia="Times New Roman" w:hAnsi="Times New Roman" w:cs="Times New Roman"/>
          <w:b/>
          <w:sz w:val="24"/>
          <w:szCs w:val="24"/>
        </w:rPr>
      </w:pPr>
    </w:p>
    <w:p w14:paraId="6E8F0127" w14:textId="77777777" w:rsidR="002B7A6F" w:rsidRDefault="002B7A6F">
      <w:pPr>
        <w:rPr>
          <w:ins w:id="12" w:author="Suretha Cruse" w:date="2023-11-18T13:35:00Z"/>
          <w:rFonts w:ascii="Times New Roman" w:eastAsia="Times New Roman" w:hAnsi="Times New Roman" w:cs="Times New Roman"/>
          <w:b/>
          <w:sz w:val="24"/>
          <w:szCs w:val="24"/>
        </w:rPr>
      </w:pPr>
    </w:p>
    <w:p w14:paraId="3E6A3728" w14:textId="77777777" w:rsidR="002B7A6F" w:rsidRDefault="002B7A6F">
      <w:pPr>
        <w:rPr>
          <w:ins w:id="13" w:author="Suretha Cruse" w:date="2023-11-18T13:35:00Z"/>
          <w:rFonts w:ascii="Times New Roman" w:eastAsia="Times New Roman" w:hAnsi="Times New Roman" w:cs="Times New Roman"/>
          <w:b/>
          <w:sz w:val="24"/>
          <w:szCs w:val="24"/>
        </w:rPr>
      </w:pPr>
    </w:p>
    <w:p w14:paraId="5BF35243" w14:textId="77777777" w:rsidR="002B7A6F" w:rsidRDefault="002B7A6F">
      <w:pPr>
        <w:rPr>
          <w:ins w:id="14" w:author="Suretha Cruse" w:date="2023-11-18T13:35:00Z"/>
          <w:rFonts w:ascii="Times New Roman" w:eastAsia="Times New Roman" w:hAnsi="Times New Roman" w:cs="Times New Roman"/>
          <w:b/>
          <w:sz w:val="24"/>
          <w:szCs w:val="24"/>
        </w:rPr>
      </w:pPr>
    </w:p>
    <w:p w14:paraId="0A3F5C7F" w14:textId="77777777" w:rsidR="002B7A6F" w:rsidRDefault="002B7A6F">
      <w:pPr>
        <w:rPr>
          <w:ins w:id="15" w:author="Suretha Cruse" w:date="2023-11-18T13:35:00Z"/>
          <w:rFonts w:ascii="Times New Roman" w:eastAsia="Times New Roman" w:hAnsi="Times New Roman" w:cs="Times New Roman"/>
          <w:b/>
          <w:sz w:val="24"/>
          <w:szCs w:val="24"/>
        </w:rPr>
      </w:pPr>
    </w:p>
    <w:p w14:paraId="42CA44AE" w14:textId="77777777" w:rsidR="002B7A6F" w:rsidRDefault="002B7A6F">
      <w:pPr>
        <w:rPr>
          <w:ins w:id="16" w:author="Suretha Cruse" w:date="2023-11-18T13:35:00Z"/>
          <w:rFonts w:ascii="Times New Roman" w:eastAsia="Times New Roman" w:hAnsi="Times New Roman" w:cs="Times New Roman"/>
          <w:b/>
          <w:sz w:val="24"/>
          <w:szCs w:val="24"/>
        </w:rPr>
      </w:pPr>
    </w:p>
    <w:p w14:paraId="7560407E" w14:textId="77777777" w:rsidR="002B7A6F" w:rsidRDefault="002B7A6F">
      <w:pPr>
        <w:rPr>
          <w:ins w:id="17" w:author="Suretha Cruse" w:date="2023-11-18T13:35:00Z"/>
          <w:rFonts w:ascii="Times New Roman" w:eastAsia="Times New Roman" w:hAnsi="Times New Roman" w:cs="Times New Roman"/>
          <w:b/>
          <w:sz w:val="24"/>
          <w:szCs w:val="24"/>
        </w:rPr>
      </w:pPr>
    </w:p>
    <w:p w14:paraId="5A8B888C" w14:textId="77777777" w:rsidR="002B7A6F" w:rsidRDefault="002B7A6F">
      <w:pPr>
        <w:rPr>
          <w:ins w:id="18" w:author="Suretha Cruse" w:date="2023-11-18T13:35:00Z"/>
          <w:rFonts w:ascii="Times New Roman" w:eastAsia="Times New Roman" w:hAnsi="Times New Roman" w:cs="Times New Roman"/>
          <w:b/>
          <w:sz w:val="24"/>
          <w:szCs w:val="24"/>
        </w:rPr>
      </w:pPr>
    </w:p>
    <w:p w14:paraId="79CCAA7C" w14:textId="77777777" w:rsidR="002B7A6F" w:rsidRDefault="002B7A6F">
      <w:pPr>
        <w:rPr>
          <w:ins w:id="19" w:author="Suretha Cruse" w:date="2023-11-18T13:35:00Z"/>
          <w:rFonts w:ascii="Times New Roman" w:eastAsia="Times New Roman" w:hAnsi="Times New Roman" w:cs="Times New Roman"/>
          <w:b/>
          <w:sz w:val="24"/>
          <w:szCs w:val="24"/>
        </w:rPr>
      </w:pPr>
    </w:p>
    <w:p w14:paraId="2B405970" w14:textId="77777777" w:rsidR="002B7A6F" w:rsidRDefault="002B7A6F">
      <w:pPr>
        <w:rPr>
          <w:ins w:id="20" w:author="Suretha Cruse" w:date="2023-11-18T13:35:00Z"/>
          <w:rFonts w:ascii="Times New Roman" w:eastAsia="Times New Roman" w:hAnsi="Times New Roman" w:cs="Times New Roman"/>
          <w:b/>
          <w:sz w:val="24"/>
          <w:szCs w:val="24"/>
        </w:rPr>
      </w:pPr>
    </w:p>
    <w:p w14:paraId="691DDF5A" w14:textId="77777777" w:rsidR="002B7A6F" w:rsidRDefault="002B7A6F">
      <w:pPr>
        <w:rPr>
          <w:ins w:id="21" w:author="Suretha Cruse" w:date="2023-11-18T13:35:00Z"/>
          <w:rFonts w:ascii="Times New Roman" w:eastAsia="Times New Roman" w:hAnsi="Times New Roman" w:cs="Times New Roman"/>
          <w:b/>
          <w:sz w:val="24"/>
          <w:szCs w:val="24"/>
        </w:rPr>
      </w:pPr>
    </w:p>
    <w:p w14:paraId="57F3D85A" w14:textId="77777777" w:rsidR="002B7A6F" w:rsidRDefault="002B7A6F">
      <w:pPr>
        <w:rPr>
          <w:ins w:id="22" w:author="Suretha Cruse" w:date="2023-11-18T13:35:00Z"/>
          <w:rFonts w:ascii="Times New Roman" w:eastAsia="Times New Roman" w:hAnsi="Times New Roman" w:cs="Times New Roman"/>
          <w:b/>
          <w:sz w:val="24"/>
          <w:szCs w:val="24"/>
        </w:rPr>
      </w:pPr>
    </w:p>
    <w:p w14:paraId="7079FD09" w14:textId="77777777" w:rsidR="002B7A6F" w:rsidRDefault="002B7A6F">
      <w:pPr>
        <w:rPr>
          <w:ins w:id="23" w:author="Suretha Cruse" w:date="2023-11-18T13:35:00Z"/>
          <w:rFonts w:ascii="Times New Roman" w:eastAsia="Times New Roman" w:hAnsi="Times New Roman" w:cs="Times New Roman"/>
          <w:b/>
          <w:sz w:val="24"/>
          <w:szCs w:val="24"/>
        </w:rPr>
      </w:pPr>
    </w:p>
    <w:p w14:paraId="30964948" w14:textId="77777777" w:rsidR="002B7A6F" w:rsidRDefault="002B7A6F">
      <w:pPr>
        <w:rPr>
          <w:ins w:id="24" w:author="Suretha Cruse" w:date="2023-11-18T13:35:00Z"/>
          <w:rFonts w:ascii="Times New Roman" w:eastAsia="Times New Roman" w:hAnsi="Times New Roman" w:cs="Times New Roman"/>
          <w:b/>
          <w:sz w:val="24"/>
          <w:szCs w:val="24"/>
        </w:rPr>
      </w:pPr>
    </w:p>
    <w:p w14:paraId="79286F0C" w14:textId="77777777" w:rsidR="002B7A6F" w:rsidRDefault="002B7A6F">
      <w:pPr>
        <w:rPr>
          <w:ins w:id="25" w:author="Suretha Cruse" w:date="2023-11-18T13:35:00Z"/>
          <w:rFonts w:ascii="Times New Roman" w:eastAsia="Times New Roman" w:hAnsi="Times New Roman" w:cs="Times New Roman"/>
          <w:b/>
          <w:sz w:val="24"/>
          <w:szCs w:val="24"/>
        </w:rPr>
      </w:pPr>
    </w:p>
    <w:p w14:paraId="46AAD685" w14:textId="77777777" w:rsidR="002B7A6F" w:rsidRDefault="002B7A6F">
      <w:pPr>
        <w:rPr>
          <w:ins w:id="26" w:author="Suretha Cruse" w:date="2023-11-18T13:35:00Z"/>
          <w:rFonts w:ascii="Times New Roman" w:eastAsia="Times New Roman" w:hAnsi="Times New Roman" w:cs="Times New Roman"/>
          <w:b/>
          <w:sz w:val="24"/>
          <w:szCs w:val="24"/>
        </w:rPr>
      </w:pPr>
    </w:p>
    <w:p w14:paraId="1E8A657D" w14:textId="77777777" w:rsidR="002B7A6F" w:rsidRDefault="002B7A6F">
      <w:pPr>
        <w:rPr>
          <w:ins w:id="27" w:author="Suretha Cruse" w:date="2023-11-18T13:35:00Z"/>
          <w:rFonts w:ascii="Times New Roman" w:eastAsia="Times New Roman" w:hAnsi="Times New Roman" w:cs="Times New Roman"/>
          <w:b/>
          <w:sz w:val="24"/>
          <w:szCs w:val="24"/>
        </w:rPr>
      </w:pPr>
    </w:p>
    <w:p w14:paraId="35287CDB" w14:textId="77777777" w:rsidR="002B7A6F" w:rsidRDefault="002B7A6F">
      <w:pPr>
        <w:rPr>
          <w:ins w:id="28" w:author="Suretha Cruse" w:date="2023-11-18T13:35:00Z"/>
          <w:rFonts w:ascii="Times New Roman" w:eastAsia="Times New Roman" w:hAnsi="Times New Roman" w:cs="Times New Roman"/>
          <w:b/>
          <w:sz w:val="24"/>
          <w:szCs w:val="24"/>
        </w:rPr>
      </w:pPr>
    </w:p>
    <w:p w14:paraId="1BC200E9" w14:textId="77777777" w:rsidR="002B7A6F" w:rsidRDefault="002B7A6F">
      <w:pPr>
        <w:rPr>
          <w:ins w:id="29" w:author="Suretha Cruse" w:date="2023-11-18T13:35:00Z"/>
          <w:rFonts w:ascii="Times New Roman" w:eastAsia="Times New Roman" w:hAnsi="Times New Roman" w:cs="Times New Roman"/>
          <w:b/>
          <w:sz w:val="24"/>
          <w:szCs w:val="24"/>
        </w:rPr>
      </w:pPr>
    </w:p>
    <w:p w14:paraId="699787EC" w14:textId="77777777" w:rsidR="002B7A6F" w:rsidRDefault="002B7A6F">
      <w:pPr>
        <w:rPr>
          <w:ins w:id="30" w:author="Suretha Cruse" w:date="2023-11-18T13:35:00Z"/>
          <w:rFonts w:ascii="Times New Roman" w:eastAsia="Times New Roman" w:hAnsi="Times New Roman" w:cs="Times New Roman"/>
          <w:b/>
          <w:sz w:val="24"/>
          <w:szCs w:val="24"/>
        </w:rPr>
      </w:pPr>
    </w:p>
    <w:p w14:paraId="74BF1120" w14:textId="77777777" w:rsidR="002B7A6F" w:rsidRDefault="002B7A6F">
      <w:pPr>
        <w:rPr>
          <w:ins w:id="31" w:author="Suretha Cruse" w:date="2023-11-18T13:35:00Z"/>
          <w:rFonts w:ascii="Times New Roman" w:eastAsia="Times New Roman" w:hAnsi="Times New Roman" w:cs="Times New Roman"/>
          <w:b/>
          <w:sz w:val="24"/>
          <w:szCs w:val="24"/>
        </w:rPr>
      </w:pPr>
    </w:p>
    <w:p w14:paraId="6C183072" w14:textId="77777777" w:rsidR="002B7A6F" w:rsidRDefault="002B7A6F">
      <w:pPr>
        <w:rPr>
          <w:ins w:id="32" w:author="Suretha Cruse" w:date="2023-11-18T13:35:00Z"/>
          <w:rFonts w:ascii="Times New Roman" w:eastAsia="Times New Roman" w:hAnsi="Times New Roman" w:cs="Times New Roman"/>
          <w:b/>
          <w:sz w:val="24"/>
          <w:szCs w:val="24"/>
        </w:rPr>
      </w:pPr>
    </w:p>
    <w:p w14:paraId="312B3453" w14:textId="77777777" w:rsidR="002B7A6F" w:rsidRDefault="002B7A6F">
      <w:pPr>
        <w:rPr>
          <w:ins w:id="33" w:author="Suretha Cruse" w:date="2023-11-18T13:35:00Z"/>
          <w:rFonts w:ascii="Times New Roman" w:eastAsia="Times New Roman" w:hAnsi="Times New Roman" w:cs="Times New Roman"/>
          <w:b/>
          <w:sz w:val="24"/>
          <w:szCs w:val="24"/>
        </w:rPr>
      </w:pPr>
    </w:p>
    <w:p w14:paraId="68E9191F" w14:textId="77777777" w:rsidR="002B7A6F" w:rsidRDefault="002B7A6F">
      <w:pPr>
        <w:rPr>
          <w:ins w:id="34" w:author="Suretha Cruse" w:date="2023-11-18T13:35:00Z"/>
          <w:rFonts w:ascii="Times New Roman" w:eastAsia="Times New Roman" w:hAnsi="Times New Roman" w:cs="Times New Roman"/>
          <w:b/>
          <w:sz w:val="24"/>
          <w:szCs w:val="24"/>
        </w:rPr>
      </w:pPr>
    </w:p>
    <w:p w14:paraId="7A1D33FD" w14:textId="77777777" w:rsidR="002B7A6F" w:rsidRDefault="002B7A6F">
      <w:pPr>
        <w:rPr>
          <w:ins w:id="35" w:author="Suretha Cruse" w:date="2023-11-18T13:35:00Z"/>
          <w:rFonts w:ascii="Times New Roman" w:eastAsia="Times New Roman" w:hAnsi="Times New Roman" w:cs="Times New Roman"/>
          <w:b/>
          <w:sz w:val="24"/>
          <w:szCs w:val="24"/>
        </w:rPr>
      </w:pPr>
    </w:p>
    <w:p w14:paraId="056BFC62" w14:textId="77777777" w:rsidR="002B7A6F" w:rsidRDefault="002B7A6F">
      <w:pPr>
        <w:rPr>
          <w:ins w:id="36" w:author="Suretha Cruse" w:date="2023-11-18T13:35:00Z"/>
          <w:rFonts w:ascii="Times New Roman" w:eastAsia="Times New Roman" w:hAnsi="Times New Roman" w:cs="Times New Roman"/>
          <w:b/>
          <w:sz w:val="24"/>
          <w:szCs w:val="24"/>
        </w:rPr>
      </w:pPr>
    </w:p>
    <w:p w14:paraId="041CFBD0" w14:textId="77777777" w:rsidR="002B7A6F" w:rsidRDefault="002B7A6F">
      <w:pPr>
        <w:rPr>
          <w:rFonts w:ascii="Times New Roman" w:eastAsia="Times New Roman" w:hAnsi="Times New Roman" w:cs="Times New Roman"/>
          <w:b/>
          <w:sz w:val="24"/>
          <w:szCs w:val="24"/>
        </w:rPr>
      </w:pPr>
    </w:p>
    <w:p w14:paraId="2FFA6CB4" w14:textId="77777777" w:rsidR="00040920" w:rsidRDefault="00040920">
      <w:pPr>
        <w:rPr>
          <w:rFonts w:ascii="Times New Roman" w:eastAsia="Times New Roman" w:hAnsi="Times New Roman" w:cs="Times New Roman"/>
          <w:b/>
          <w:sz w:val="24"/>
          <w:szCs w:val="24"/>
        </w:rPr>
      </w:pPr>
    </w:p>
    <w:p w14:paraId="352911EE"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[header component]</w:t>
      </w:r>
      <w:r>
        <w:rPr>
          <w:rFonts w:ascii="Times New Roman" w:eastAsia="Times New Roman" w:hAnsi="Times New Roman" w:cs="Times New Roman"/>
          <w:sz w:val="24"/>
          <w:szCs w:val="24"/>
        </w:rPr>
        <w:t xml:space="preserve"> </w:t>
      </w:r>
    </w:p>
    <w:p w14:paraId="03A19774"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[H1]</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Feel the pulse,</w:t>
      </w:r>
    </w:p>
    <w:p w14:paraId="693BF542" w14:textId="77777777" w:rsidR="00040920"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earn the privileges </w:t>
      </w:r>
    </w:p>
    <w:p w14:paraId="3C3CE70D" w14:textId="77777777" w:rsidR="00040920" w:rsidRDefault="00040920">
      <w:pPr>
        <w:ind w:firstLine="720"/>
        <w:rPr>
          <w:rFonts w:ascii="Times New Roman" w:eastAsia="Times New Roman" w:hAnsi="Times New Roman" w:cs="Times New Roman"/>
          <w:sz w:val="24"/>
          <w:szCs w:val="24"/>
        </w:rPr>
      </w:pPr>
    </w:p>
    <w:p w14:paraId="0778C427"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[intro component]</w:t>
      </w:r>
      <w:r>
        <w:rPr>
          <w:rFonts w:ascii="Times New Roman" w:eastAsia="Times New Roman" w:hAnsi="Times New Roman" w:cs="Times New Roman"/>
          <w:sz w:val="24"/>
          <w:szCs w:val="24"/>
        </w:rPr>
        <w:t xml:space="preserve"> </w:t>
      </w:r>
    </w:p>
    <w:p w14:paraId="3F09CB42"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[body text]</w:t>
      </w:r>
      <w:r>
        <w:rPr>
          <w:rFonts w:ascii="Times New Roman" w:eastAsia="Times New Roman" w:hAnsi="Times New Roman" w:cs="Times New Roman"/>
          <w:sz w:val="24"/>
          <w:szCs w:val="24"/>
        </w:rPr>
        <w:t xml:space="preserve"> </w:t>
      </w:r>
    </w:p>
    <w:p w14:paraId="75C77A91" w14:textId="74245379" w:rsidR="00040920" w:rsidDel="008927F6" w:rsidRDefault="008927F6">
      <w:pPr>
        <w:rPr>
          <w:del w:id="37" w:author="Mohammed Alshajajeer" w:date="2023-11-20T10:41:00Z"/>
          <w:rFonts w:ascii="Times New Roman" w:eastAsia="Times New Roman" w:hAnsi="Times New Roman" w:cs="Times New Roman"/>
          <w:sz w:val="24"/>
          <w:szCs w:val="24"/>
        </w:rPr>
      </w:pPr>
      <w:ins w:id="38" w:author="Mohammed Alshajajeer" w:date="2023-11-20T10:41:00Z">
        <w:r w:rsidRPr="008927F6">
          <w:rPr>
            <w:rFonts w:ascii="Times New Roman" w:eastAsia="Times New Roman" w:hAnsi="Times New Roman" w:cs="Times New Roman"/>
            <w:sz w:val="24"/>
            <w:szCs w:val="24"/>
          </w:rPr>
          <w:t>Get inspired to experience Saudi like never before! Saudi Rewards is Saudi’s newest, completely free, first-of-its-kind national rewards program. You can earn and redeem points on tourism events and curated travel deals through our partners, get exclusive unmatched experiences, and offers such as discounts on shopping, dining, excursions and entertainment.</w:t>
        </w:r>
      </w:ins>
      <w:del w:id="39" w:author="Mohammed Alshajajeer" w:date="2023-11-20T10:41:00Z">
        <w:r w:rsidDel="008927F6">
          <w:rPr>
            <w:rFonts w:ascii="Times New Roman" w:eastAsia="Times New Roman" w:hAnsi="Times New Roman" w:cs="Times New Roman"/>
            <w:sz w:val="24"/>
            <w:szCs w:val="24"/>
          </w:rPr>
          <w:delText xml:space="preserve">Get inspired to discover </w:delText>
        </w:r>
      </w:del>
      <w:ins w:id="40" w:author="Suretha Cruse" w:date="2023-11-18T13:10:00Z">
        <w:del w:id="41" w:author="Mohammed Alshajajeer" w:date="2023-11-20T10:41:00Z">
          <w:r w:rsidR="008D12EA" w:rsidDel="008927F6">
            <w:rPr>
              <w:rFonts w:ascii="Times New Roman" w:eastAsia="Times New Roman" w:hAnsi="Times New Roman" w:cs="Times New Roman"/>
              <w:sz w:val="24"/>
              <w:szCs w:val="24"/>
            </w:rPr>
            <w:delText xml:space="preserve">experience </w:delText>
          </w:r>
        </w:del>
      </w:ins>
      <w:del w:id="42" w:author="Mohammed Alshajajeer" w:date="2023-11-20T10:41:00Z">
        <w:r w:rsidDel="008927F6">
          <w:rPr>
            <w:rFonts w:ascii="Times New Roman" w:eastAsia="Times New Roman" w:hAnsi="Times New Roman" w:cs="Times New Roman"/>
            <w:sz w:val="24"/>
            <w:szCs w:val="24"/>
          </w:rPr>
          <w:delText xml:space="preserve">our country </w:delText>
        </w:r>
      </w:del>
      <w:ins w:id="43" w:author="Suretha Cruse" w:date="2023-11-18T13:10:00Z">
        <w:del w:id="44" w:author="Mohammed Alshajajeer" w:date="2023-11-20T10:41:00Z">
          <w:r w:rsidR="008D12EA" w:rsidDel="008927F6">
            <w:rPr>
              <w:rFonts w:ascii="Times New Roman" w:eastAsia="Times New Roman" w:hAnsi="Times New Roman" w:cs="Times New Roman"/>
              <w:sz w:val="24"/>
              <w:szCs w:val="24"/>
            </w:rPr>
            <w:delText xml:space="preserve">Saudi </w:delText>
          </w:r>
        </w:del>
      </w:ins>
      <w:del w:id="45" w:author="Mohammed Alshajajeer" w:date="2023-11-20T10:41:00Z">
        <w:r w:rsidDel="008927F6">
          <w:rPr>
            <w:rFonts w:ascii="Times New Roman" w:eastAsia="Times New Roman" w:hAnsi="Times New Roman" w:cs="Times New Roman"/>
            <w:sz w:val="24"/>
            <w:szCs w:val="24"/>
          </w:rPr>
          <w:delText xml:space="preserve">like never before! Saudi Rewards is Saudi’s newest, completely free, one-of-a-kind national rewards program. You can earn and redeem points on tourism events and </w:delText>
        </w:r>
      </w:del>
      <w:ins w:id="46" w:author="Suretha Cruse" w:date="2023-11-18T13:15:00Z">
        <w:del w:id="47" w:author="Mohammed Alshajajeer" w:date="2023-11-20T10:41:00Z">
          <w:r w:rsidR="008D12EA" w:rsidDel="008927F6">
            <w:rPr>
              <w:rFonts w:ascii="Times New Roman" w:eastAsia="Times New Roman" w:hAnsi="Times New Roman" w:cs="Times New Roman"/>
              <w:sz w:val="24"/>
              <w:szCs w:val="24"/>
            </w:rPr>
            <w:delText xml:space="preserve">curated </w:delText>
          </w:r>
        </w:del>
      </w:ins>
      <w:del w:id="48" w:author="Mohammed Alshajajeer" w:date="2023-11-20T10:41:00Z">
        <w:r w:rsidDel="008927F6">
          <w:rPr>
            <w:rFonts w:ascii="Times New Roman" w:eastAsia="Times New Roman" w:hAnsi="Times New Roman" w:cs="Times New Roman"/>
            <w:sz w:val="24"/>
            <w:szCs w:val="24"/>
          </w:rPr>
          <w:delText xml:space="preserve">travel </w:delText>
        </w:r>
      </w:del>
      <w:ins w:id="49" w:author="Suretha Cruse" w:date="2023-11-18T13:18:00Z">
        <w:del w:id="50" w:author="Mohammed Alshajajeer" w:date="2023-11-20T10:41:00Z">
          <w:r w:rsidR="00AE4872" w:rsidDel="008927F6">
            <w:rPr>
              <w:rFonts w:ascii="Times New Roman" w:eastAsia="Times New Roman" w:hAnsi="Times New Roman" w:cs="Times New Roman"/>
              <w:sz w:val="24"/>
              <w:szCs w:val="24"/>
            </w:rPr>
            <w:delText>deals</w:delText>
          </w:r>
        </w:del>
      </w:ins>
      <w:del w:id="51" w:author="Mohammed Alshajajeer" w:date="2023-11-20T10:41:00Z">
        <w:r w:rsidDel="008927F6">
          <w:rPr>
            <w:rFonts w:ascii="Times New Roman" w:eastAsia="Times New Roman" w:hAnsi="Times New Roman" w:cs="Times New Roman"/>
            <w:sz w:val="24"/>
            <w:szCs w:val="24"/>
          </w:rPr>
          <w:delText xml:space="preserve">packages through our partners, and get exclusive </w:delText>
        </w:r>
      </w:del>
      <w:ins w:id="52" w:author="Suretha Cruse" w:date="2023-11-18T13:14:00Z">
        <w:del w:id="53" w:author="Mohammed Alshajajeer" w:date="2023-11-20T10:41:00Z">
          <w:r w:rsidR="008D12EA" w:rsidDel="008927F6">
            <w:rPr>
              <w:rFonts w:ascii="Times New Roman" w:eastAsia="Times New Roman" w:hAnsi="Times New Roman" w:cs="Times New Roman"/>
              <w:sz w:val="24"/>
              <w:szCs w:val="24"/>
            </w:rPr>
            <w:delText xml:space="preserve">unmatched experiences, and </w:delText>
          </w:r>
        </w:del>
      </w:ins>
      <w:del w:id="54" w:author="Mohammed Alshajajeer" w:date="2023-11-20T10:41:00Z">
        <w:r w:rsidDel="008927F6">
          <w:rPr>
            <w:rFonts w:ascii="Times New Roman" w:eastAsia="Times New Roman" w:hAnsi="Times New Roman" w:cs="Times New Roman"/>
            <w:sz w:val="24"/>
            <w:szCs w:val="24"/>
          </w:rPr>
          <w:delText>offers such as discounts on shopping, dining</w:delText>
        </w:r>
      </w:del>
      <w:ins w:id="55" w:author="Suretha Cruse" w:date="2023-11-18T13:18:00Z">
        <w:del w:id="56" w:author="Mohammed Alshajajeer" w:date="2023-11-20T10:41:00Z">
          <w:r w:rsidR="00AE4872" w:rsidDel="008927F6">
            <w:rPr>
              <w:rFonts w:ascii="Times New Roman" w:eastAsia="Times New Roman" w:hAnsi="Times New Roman" w:cs="Times New Roman"/>
              <w:sz w:val="24"/>
              <w:szCs w:val="24"/>
            </w:rPr>
            <w:delText xml:space="preserve">, </w:delText>
          </w:r>
        </w:del>
      </w:ins>
      <w:ins w:id="57" w:author="Suretha Cruse" w:date="2023-11-18T13:19:00Z">
        <w:del w:id="58" w:author="Mohammed Alshajajeer" w:date="2023-11-20T10:41:00Z">
          <w:r w:rsidR="00AE4872" w:rsidDel="008927F6">
            <w:rPr>
              <w:rFonts w:ascii="Times New Roman" w:eastAsia="Times New Roman" w:hAnsi="Times New Roman" w:cs="Times New Roman"/>
              <w:sz w:val="24"/>
              <w:szCs w:val="24"/>
            </w:rPr>
            <w:delText>excursions</w:delText>
          </w:r>
        </w:del>
      </w:ins>
      <w:ins w:id="59" w:author="Suretha Cruse" w:date="2023-11-18T13:18:00Z">
        <w:del w:id="60" w:author="Mohammed Alshajajeer" w:date="2023-11-20T10:41:00Z">
          <w:r w:rsidR="00AE4872" w:rsidDel="008927F6">
            <w:rPr>
              <w:rFonts w:ascii="Times New Roman" w:eastAsia="Times New Roman" w:hAnsi="Times New Roman" w:cs="Times New Roman"/>
              <w:sz w:val="24"/>
              <w:szCs w:val="24"/>
            </w:rPr>
            <w:delText xml:space="preserve"> </w:delText>
          </w:r>
        </w:del>
      </w:ins>
      <w:del w:id="61" w:author="Mohammed Alshajajeer" w:date="2023-11-20T10:41:00Z">
        <w:r w:rsidDel="008927F6">
          <w:rPr>
            <w:rFonts w:ascii="Times New Roman" w:eastAsia="Times New Roman" w:hAnsi="Times New Roman" w:cs="Times New Roman"/>
            <w:sz w:val="24"/>
            <w:szCs w:val="24"/>
          </w:rPr>
          <w:delText xml:space="preserve"> and entertainment.</w:delText>
        </w:r>
      </w:del>
    </w:p>
    <w:p w14:paraId="2752A7BA" w14:textId="77777777" w:rsidR="008927F6" w:rsidRDefault="008927F6">
      <w:pPr>
        <w:rPr>
          <w:ins w:id="62" w:author="Mohammed Alshajajeer" w:date="2023-11-20T10:41:00Z"/>
          <w:rFonts w:ascii="Times New Roman" w:eastAsia="Times New Roman" w:hAnsi="Times New Roman" w:cs="Times New Roman"/>
          <w:sz w:val="24"/>
          <w:szCs w:val="24"/>
        </w:rPr>
      </w:pPr>
    </w:p>
    <w:p w14:paraId="00B5F37B" w14:textId="77777777" w:rsidR="00040920" w:rsidRDefault="00040920">
      <w:pPr>
        <w:rPr>
          <w:rFonts w:ascii="Times New Roman" w:eastAsia="Times New Roman" w:hAnsi="Times New Roman" w:cs="Times New Roman"/>
          <w:sz w:val="24"/>
          <w:szCs w:val="24"/>
        </w:rPr>
      </w:pPr>
    </w:p>
    <w:p w14:paraId="5F4A7140"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Go more, get more.</w:t>
      </w:r>
    </w:p>
    <w:p w14:paraId="45E78D9A" w14:textId="77777777" w:rsidR="00040920" w:rsidRDefault="00040920">
      <w:pPr>
        <w:rPr>
          <w:rFonts w:ascii="Times New Roman" w:eastAsia="Times New Roman" w:hAnsi="Times New Roman" w:cs="Times New Roman"/>
          <w:sz w:val="24"/>
          <w:szCs w:val="24"/>
        </w:rPr>
      </w:pPr>
    </w:p>
    <w:p w14:paraId="5F301AB8"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[centered text/graphic component]</w:t>
      </w:r>
      <w:r>
        <w:rPr>
          <w:rFonts w:ascii="Times New Roman" w:eastAsia="Times New Roman" w:hAnsi="Times New Roman" w:cs="Times New Roman"/>
          <w:sz w:val="24"/>
          <w:szCs w:val="24"/>
        </w:rPr>
        <w:t xml:space="preserve"> </w:t>
      </w:r>
    </w:p>
    <w:p w14:paraId="537DF383"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[H2]</w:t>
      </w:r>
      <w:r>
        <w:rPr>
          <w:rFonts w:ascii="Times New Roman" w:eastAsia="Times New Roman" w:hAnsi="Times New Roman" w:cs="Times New Roman"/>
          <w:sz w:val="24"/>
          <w:szCs w:val="24"/>
        </w:rPr>
        <w:t xml:space="preserve"> How to Join </w:t>
      </w:r>
    </w:p>
    <w:p w14:paraId="21F3CD4C"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[body text]</w:t>
      </w:r>
      <w:r>
        <w:rPr>
          <w:rFonts w:ascii="Times New Roman" w:eastAsia="Times New Roman" w:hAnsi="Times New Roman" w:cs="Times New Roman"/>
          <w:sz w:val="24"/>
          <w:szCs w:val="24"/>
        </w:rPr>
        <w:t xml:space="preserve"> It’s as easy as 1-2-3! Take advantage of exclusive benefits by joining Saudi Rewards today!</w:t>
      </w:r>
    </w:p>
    <w:p w14:paraId="211794E2" w14:textId="77777777" w:rsidR="00040920" w:rsidRDefault="00000000">
      <w:pPr>
        <w:ind w:left="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[number visual]</w:t>
      </w:r>
      <w:r>
        <w:rPr>
          <w:rFonts w:ascii="Times New Roman" w:eastAsia="Times New Roman" w:hAnsi="Times New Roman" w:cs="Times New Roman"/>
          <w:sz w:val="24"/>
          <w:szCs w:val="24"/>
        </w:rPr>
        <w:t xml:space="preserve"> 1 - 2 - 3</w:t>
      </w:r>
    </w:p>
    <w:p w14:paraId="20B76564"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[text under number 1]</w:t>
      </w:r>
      <w:r>
        <w:rPr>
          <w:rFonts w:ascii="Times New Roman" w:eastAsia="Times New Roman" w:hAnsi="Times New Roman" w:cs="Times New Roman"/>
          <w:sz w:val="24"/>
          <w:szCs w:val="24"/>
        </w:rPr>
        <w:t xml:space="preserve"> Click the “Join Now” button </w:t>
      </w:r>
    </w:p>
    <w:p w14:paraId="36B96527"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[text under number 2]</w:t>
      </w:r>
      <w:r>
        <w:rPr>
          <w:rFonts w:ascii="Times New Roman" w:eastAsia="Times New Roman" w:hAnsi="Times New Roman" w:cs="Times New Roman"/>
          <w:sz w:val="24"/>
          <w:szCs w:val="24"/>
        </w:rPr>
        <w:t xml:space="preserve"> Fill out your required information</w:t>
      </w:r>
    </w:p>
    <w:p w14:paraId="016A4903"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[text under number 3]</w:t>
      </w:r>
      <w:r>
        <w:rPr>
          <w:rFonts w:ascii="Times New Roman" w:eastAsia="Times New Roman" w:hAnsi="Times New Roman" w:cs="Times New Roman"/>
          <w:sz w:val="24"/>
          <w:szCs w:val="24"/>
        </w:rPr>
        <w:t xml:space="preserve"> Click submit and get going</w:t>
      </w:r>
    </w:p>
    <w:p w14:paraId="657FA246"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[button]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Join Now</w:t>
      </w:r>
    </w:p>
    <w:p w14:paraId="6C813B62" w14:textId="77777777" w:rsidR="00040920" w:rsidRDefault="00000000">
      <w:pPr>
        <w:rPr>
          <w:rFonts w:ascii="Times New Roman" w:eastAsia="Times New Roman" w:hAnsi="Times New Roman" w:cs="Times New Roman"/>
          <w:sz w:val="24"/>
          <w:szCs w:val="24"/>
        </w:rPr>
      </w:pPr>
      <w:commentRangeStart w:id="63"/>
      <w:commentRangeStart w:id="64"/>
      <w:r>
        <w:rPr>
          <w:rFonts w:ascii="Times New Roman" w:eastAsia="Times New Roman" w:hAnsi="Times New Roman" w:cs="Times New Roman"/>
          <w:sz w:val="24"/>
          <w:szCs w:val="24"/>
          <w:highlight w:val="cyan"/>
        </w:rPr>
        <w:t>[CTA]</w:t>
      </w:r>
      <w:r>
        <w:rPr>
          <w:rFonts w:ascii="Times New Roman" w:eastAsia="Times New Roman" w:hAnsi="Times New Roman" w:cs="Times New Roman"/>
          <w:sz w:val="24"/>
          <w:szCs w:val="24"/>
        </w:rPr>
        <w:t xml:space="preserve"> rewards.visitsaudi.com/</w:t>
      </w:r>
      <w:proofErr w:type="spellStart"/>
      <w:r>
        <w:rPr>
          <w:rFonts w:ascii="Times New Roman" w:eastAsia="Times New Roman" w:hAnsi="Times New Roman" w:cs="Times New Roman"/>
          <w:sz w:val="24"/>
          <w:szCs w:val="24"/>
        </w:rPr>
        <w:t>en</w:t>
      </w:r>
      <w:proofErr w:type="spellEnd"/>
      <w:r>
        <w:rPr>
          <w:rFonts w:ascii="Times New Roman" w:eastAsia="Times New Roman" w:hAnsi="Times New Roman" w:cs="Times New Roman"/>
          <w:sz w:val="24"/>
          <w:szCs w:val="24"/>
        </w:rPr>
        <w:t>/join</w:t>
      </w:r>
      <w:commentRangeEnd w:id="63"/>
      <w:r>
        <w:commentReference w:id="63"/>
      </w:r>
      <w:commentRangeEnd w:id="64"/>
      <w:r w:rsidR="00FF4E2A">
        <w:rPr>
          <w:rStyle w:val="CommentReference"/>
        </w:rPr>
        <w:commentReference w:id="64"/>
      </w:r>
    </w:p>
    <w:p w14:paraId="34D00FBF" w14:textId="77777777" w:rsidR="00040920" w:rsidRDefault="00040920">
      <w:pPr>
        <w:rPr>
          <w:rFonts w:ascii="Times New Roman" w:eastAsia="Times New Roman" w:hAnsi="Times New Roman" w:cs="Times New Roman"/>
          <w:sz w:val="24"/>
          <w:szCs w:val="24"/>
        </w:rPr>
      </w:pPr>
    </w:p>
    <w:p w14:paraId="2CF8D0A7"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[card component]</w:t>
      </w:r>
      <w:r>
        <w:rPr>
          <w:rFonts w:ascii="Times New Roman" w:eastAsia="Times New Roman" w:hAnsi="Times New Roman" w:cs="Times New Roman"/>
          <w:sz w:val="24"/>
          <w:szCs w:val="24"/>
        </w:rPr>
        <w:t xml:space="preserve"> </w:t>
      </w:r>
    </w:p>
    <w:p w14:paraId="60696E55"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[H2]</w:t>
      </w:r>
      <w:r>
        <w:rPr>
          <w:rFonts w:ascii="Times New Roman" w:eastAsia="Times New Roman" w:hAnsi="Times New Roman" w:cs="Times New Roman"/>
          <w:sz w:val="24"/>
          <w:szCs w:val="24"/>
        </w:rPr>
        <w:t xml:space="preserve"> How It Works </w:t>
      </w:r>
    </w:p>
    <w:p w14:paraId="47BAA0A6" w14:textId="77777777" w:rsidR="00040920" w:rsidRDefault="00040920">
      <w:pPr>
        <w:rPr>
          <w:rFonts w:ascii="Times New Roman" w:eastAsia="Times New Roman" w:hAnsi="Times New Roman" w:cs="Times New Roman"/>
          <w:sz w:val="24"/>
          <w:szCs w:val="24"/>
        </w:rPr>
      </w:pPr>
    </w:p>
    <w:p w14:paraId="5DB1DE1D"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[card 1]</w:t>
      </w:r>
      <w:r>
        <w:rPr>
          <w:rFonts w:ascii="Times New Roman" w:eastAsia="Times New Roman" w:hAnsi="Times New Roman" w:cs="Times New Roman"/>
          <w:sz w:val="24"/>
          <w:szCs w:val="24"/>
        </w:rPr>
        <w:t xml:space="preserve"> </w:t>
      </w:r>
    </w:p>
    <w:p w14:paraId="0BA2E843" w14:textId="77777777" w:rsidR="00040920" w:rsidRDefault="00000000">
      <w:pPr>
        <w:rPr>
          <w:rFonts w:ascii="Times New Roman" w:eastAsia="Times New Roman" w:hAnsi="Times New Roman" w:cs="Times New Roman"/>
          <w:sz w:val="26"/>
          <w:szCs w:val="26"/>
        </w:rPr>
      </w:pPr>
      <w:r>
        <w:rPr>
          <w:rFonts w:ascii="Times New Roman" w:eastAsia="Times New Roman" w:hAnsi="Times New Roman" w:cs="Times New Roman"/>
          <w:sz w:val="24"/>
          <w:szCs w:val="24"/>
          <w:highlight w:val="cyan"/>
        </w:rPr>
        <w:t>[H2]</w:t>
      </w:r>
      <w:r>
        <w:rPr>
          <w:rFonts w:ascii="Times New Roman" w:eastAsia="Times New Roman" w:hAnsi="Times New Roman" w:cs="Times New Roman"/>
          <w:sz w:val="24"/>
          <w:szCs w:val="24"/>
        </w:rPr>
        <w:t xml:space="preserve"> </w:t>
      </w:r>
      <w:r>
        <w:rPr>
          <w:rFonts w:ascii="Times New Roman" w:eastAsia="Times New Roman" w:hAnsi="Times New Roman" w:cs="Times New Roman"/>
          <w:sz w:val="26"/>
          <w:szCs w:val="26"/>
        </w:rPr>
        <w:t xml:space="preserve">Earn </w:t>
      </w:r>
    </w:p>
    <w:p w14:paraId="03B51122" w14:textId="77777777" w:rsidR="00040920" w:rsidRDefault="00000000">
      <w:pPr>
        <w:rPr>
          <w:rFonts w:ascii="Times New Roman" w:eastAsia="Times New Roman" w:hAnsi="Times New Roman" w:cs="Times New Roman"/>
          <w:sz w:val="26"/>
          <w:szCs w:val="26"/>
        </w:rPr>
      </w:pPr>
      <w:r>
        <w:rPr>
          <w:rFonts w:ascii="Times New Roman" w:eastAsia="Times New Roman" w:hAnsi="Times New Roman" w:cs="Times New Roman"/>
          <w:sz w:val="24"/>
          <w:szCs w:val="24"/>
          <w:highlight w:val="cyan"/>
        </w:rPr>
        <w:t xml:space="preserve">[body text] </w:t>
      </w:r>
      <w:r>
        <w:rPr>
          <w:rFonts w:ascii="Times New Roman" w:eastAsia="Times New Roman" w:hAnsi="Times New Roman" w:cs="Times New Roman"/>
          <w:sz w:val="26"/>
          <w:szCs w:val="26"/>
        </w:rPr>
        <w:t>Earn when you spend with our tourism and travel partners.</w:t>
      </w:r>
    </w:p>
    <w:p w14:paraId="545F0112"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[button]</w:t>
      </w:r>
      <w:r>
        <w:rPr>
          <w:rFonts w:ascii="Times New Roman" w:eastAsia="Times New Roman" w:hAnsi="Times New Roman" w:cs="Times New Roman"/>
          <w:sz w:val="24"/>
          <w:szCs w:val="24"/>
        </w:rPr>
        <w:t xml:space="preserve"> Learn More </w:t>
      </w:r>
    </w:p>
    <w:p w14:paraId="5BB8E076" w14:textId="54E306BB"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[CTA]</w:t>
      </w:r>
      <w:r>
        <w:rPr>
          <w:rFonts w:ascii="Times New Roman" w:eastAsia="Times New Roman" w:hAnsi="Times New Roman" w:cs="Times New Roman"/>
          <w:sz w:val="24"/>
          <w:szCs w:val="24"/>
        </w:rPr>
        <w:t xml:space="preserve"> rewards.visitsaudi.com/</w:t>
      </w:r>
      <w:proofErr w:type="spellStart"/>
      <w:r>
        <w:rPr>
          <w:rFonts w:ascii="Times New Roman" w:eastAsia="Times New Roman" w:hAnsi="Times New Roman" w:cs="Times New Roman"/>
          <w:sz w:val="24"/>
          <w:szCs w:val="24"/>
        </w:rPr>
        <w:t>en</w:t>
      </w:r>
      <w:proofErr w:type="spellEnd"/>
      <w:r>
        <w:rPr>
          <w:rFonts w:ascii="Times New Roman" w:eastAsia="Times New Roman" w:hAnsi="Times New Roman" w:cs="Times New Roman"/>
          <w:sz w:val="24"/>
          <w:szCs w:val="24"/>
        </w:rPr>
        <w:t>/</w:t>
      </w:r>
      <w:del w:id="65" w:author="Ayman Sulaimani" w:date="2023-11-20T11:22:00Z">
        <w:r w:rsidDel="00840459">
          <w:rPr>
            <w:rFonts w:ascii="Times New Roman" w:eastAsia="Times New Roman" w:hAnsi="Times New Roman" w:cs="Times New Roman"/>
            <w:sz w:val="24"/>
            <w:szCs w:val="24"/>
          </w:rPr>
          <w:delText>earn</w:delText>
        </w:r>
      </w:del>
      <w:ins w:id="66" w:author="Ayman Sulaimani" w:date="2023-11-20T11:22:00Z">
        <w:r w:rsidR="00840459">
          <w:rPr>
            <w:rFonts w:ascii="Times New Roman" w:eastAsia="Times New Roman" w:hAnsi="Times New Roman" w:cs="Times New Roman"/>
            <w:sz w:val="24"/>
            <w:szCs w:val="24"/>
          </w:rPr>
          <w:t>rewards</w:t>
        </w:r>
      </w:ins>
    </w:p>
    <w:p w14:paraId="5E87EF4C" w14:textId="77777777" w:rsidR="00040920" w:rsidRDefault="00040920">
      <w:pPr>
        <w:rPr>
          <w:rFonts w:ascii="Times New Roman" w:eastAsia="Times New Roman" w:hAnsi="Times New Roman" w:cs="Times New Roman"/>
          <w:sz w:val="24"/>
          <w:szCs w:val="24"/>
        </w:rPr>
      </w:pPr>
    </w:p>
    <w:p w14:paraId="1FF42E0C"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[card 2]</w:t>
      </w:r>
      <w:r>
        <w:rPr>
          <w:rFonts w:ascii="Times New Roman" w:eastAsia="Times New Roman" w:hAnsi="Times New Roman" w:cs="Times New Roman"/>
          <w:sz w:val="24"/>
          <w:szCs w:val="24"/>
        </w:rPr>
        <w:t xml:space="preserve"> </w:t>
      </w:r>
    </w:p>
    <w:p w14:paraId="75974A5D"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[H2]</w:t>
      </w:r>
      <w:r>
        <w:rPr>
          <w:rFonts w:ascii="Times New Roman" w:eastAsia="Times New Roman" w:hAnsi="Times New Roman" w:cs="Times New Roman"/>
          <w:sz w:val="24"/>
          <w:szCs w:val="24"/>
        </w:rPr>
        <w:t xml:space="preserve"> Redeem</w:t>
      </w:r>
    </w:p>
    <w:p w14:paraId="480CC0FB"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 xml:space="preserve">[body text] </w:t>
      </w:r>
      <w:r>
        <w:rPr>
          <w:rFonts w:ascii="Times New Roman" w:eastAsia="Times New Roman" w:hAnsi="Times New Roman" w:cs="Times New Roman"/>
          <w:sz w:val="24"/>
          <w:szCs w:val="24"/>
        </w:rPr>
        <w:t xml:space="preserve">Redeem points on event tickets and curated tourism experiences. </w:t>
      </w:r>
    </w:p>
    <w:p w14:paraId="2C5425F1"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[button]</w:t>
      </w:r>
      <w:r>
        <w:rPr>
          <w:rFonts w:ascii="Times New Roman" w:eastAsia="Times New Roman" w:hAnsi="Times New Roman" w:cs="Times New Roman"/>
          <w:sz w:val="24"/>
          <w:szCs w:val="24"/>
        </w:rPr>
        <w:t xml:space="preserve"> Learn More </w:t>
      </w:r>
    </w:p>
    <w:p w14:paraId="33405057" w14:textId="0DCA3D96" w:rsidR="00040920" w:rsidRDefault="00000000" w:rsidP="00840459">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[CTA]</w:t>
      </w:r>
      <w:r>
        <w:rPr>
          <w:rFonts w:ascii="Times New Roman" w:eastAsia="Times New Roman" w:hAnsi="Times New Roman" w:cs="Times New Roman"/>
          <w:sz w:val="24"/>
          <w:szCs w:val="24"/>
        </w:rPr>
        <w:t xml:space="preserve"> </w:t>
      </w:r>
      <w:ins w:id="67" w:author="Ayman Sulaimani" w:date="2023-11-20T11:22:00Z">
        <w:r w:rsidR="00840459">
          <w:rPr>
            <w:rFonts w:ascii="Times New Roman" w:eastAsia="Times New Roman" w:hAnsi="Times New Roman" w:cs="Times New Roman"/>
            <w:sz w:val="24"/>
            <w:szCs w:val="24"/>
          </w:rPr>
          <w:t>rewards.visitsaudi.com/</w:t>
        </w:r>
        <w:proofErr w:type="spellStart"/>
        <w:r w:rsidR="00840459">
          <w:rPr>
            <w:rFonts w:ascii="Times New Roman" w:eastAsia="Times New Roman" w:hAnsi="Times New Roman" w:cs="Times New Roman"/>
            <w:sz w:val="24"/>
            <w:szCs w:val="24"/>
          </w:rPr>
          <w:t>en</w:t>
        </w:r>
        <w:proofErr w:type="spellEnd"/>
        <w:r w:rsidR="00840459">
          <w:rPr>
            <w:rFonts w:ascii="Times New Roman" w:eastAsia="Times New Roman" w:hAnsi="Times New Roman" w:cs="Times New Roman"/>
            <w:sz w:val="24"/>
            <w:szCs w:val="24"/>
          </w:rPr>
          <w:t>/rewards</w:t>
        </w:r>
      </w:ins>
      <w:del w:id="68" w:author="Ayman Sulaimani" w:date="2023-11-20T11:22:00Z">
        <w:r w:rsidDel="00840459">
          <w:rPr>
            <w:rFonts w:ascii="Times New Roman" w:eastAsia="Times New Roman" w:hAnsi="Times New Roman" w:cs="Times New Roman"/>
            <w:sz w:val="24"/>
            <w:szCs w:val="24"/>
          </w:rPr>
          <w:delText>rewards.visitsaudi.com/en/redeem</w:delText>
        </w:r>
      </w:del>
    </w:p>
    <w:p w14:paraId="4556DF83" w14:textId="77777777" w:rsidR="00040920" w:rsidRDefault="00040920">
      <w:pPr>
        <w:rPr>
          <w:rFonts w:ascii="Times New Roman" w:eastAsia="Times New Roman" w:hAnsi="Times New Roman" w:cs="Times New Roman"/>
          <w:sz w:val="24"/>
          <w:szCs w:val="24"/>
        </w:rPr>
      </w:pPr>
    </w:p>
    <w:p w14:paraId="30C9907D"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[card 3]</w:t>
      </w:r>
      <w:r>
        <w:rPr>
          <w:rFonts w:ascii="Times New Roman" w:eastAsia="Times New Roman" w:hAnsi="Times New Roman" w:cs="Times New Roman"/>
          <w:sz w:val="24"/>
          <w:szCs w:val="24"/>
        </w:rPr>
        <w:t xml:space="preserve"> </w:t>
      </w:r>
    </w:p>
    <w:p w14:paraId="6DFD7002" w14:textId="77777777" w:rsidR="002B7A6F" w:rsidRDefault="002B7A6F" w:rsidP="002B7A6F">
      <w:pPr>
        <w:rPr>
          <w:moveTo w:id="69" w:author="Suretha Cruse" w:date="2023-11-18T13:37:00Z"/>
          <w:rFonts w:ascii="Times New Roman" w:eastAsia="Times New Roman" w:hAnsi="Times New Roman" w:cs="Times New Roman"/>
          <w:sz w:val="24"/>
          <w:szCs w:val="24"/>
        </w:rPr>
      </w:pPr>
      <w:moveToRangeStart w:id="70" w:author="Suretha Cruse" w:date="2023-11-18T13:37:00Z" w:name="move151207058"/>
      <w:moveTo w:id="71" w:author="Suretha Cruse" w:date="2023-11-18T13:37:00Z">
        <w:r>
          <w:rPr>
            <w:rFonts w:ascii="Times New Roman" w:eastAsia="Times New Roman" w:hAnsi="Times New Roman" w:cs="Times New Roman"/>
            <w:sz w:val="24"/>
            <w:szCs w:val="24"/>
            <w:highlight w:val="cyan"/>
          </w:rPr>
          <w:t>[H2]</w:t>
        </w:r>
        <w:r>
          <w:rPr>
            <w:rFonts w:ascii="Times New Roman" w:eastAsia="Times New Roman" w:hAnsi="Times New Roman" w:cs="Times New Roman"/>
            <w:sz w:val="24"/>
            <w:szCs w:val="24"/>
          </w:rPr>
          <w:t xml:space="preserve"> Offers</w:t>
        </w:r>
      </w:moveTo>
    </w:p>
    <w:p w14:paraId="2EBEF9DC" w14:textId="77777777" w:rsidR="002B7A6F" w:rsidRDefault="002B7A6F" w:rsidP="002B7A6F">
      <w:pPr>
        <w:rPr>
          <w:moveTo w:id="72" w:author="Suretha Cruse" w:date="2023-11-18T13:37:00Z"/>
          <w:rFonts w:ascii="Times New Roman" w:eastAsia="Times New Roman" w:hAnsi="Times New Roman" w:cs="Times New Roman"/>
          <w:sz w:val="24"/>
          <w:szCs w:val="24"/>
        </w:rPr>
      </w:pPr>
      <w:moveTo w:id="73" w:author="Suretha Cruse" w:date="2023-11-18T13:37:00Z">
        <w:r>
          <w:rPr>
            <w:rFonts w:ascii="Times New Roman" w:eastAsia="Times New Roman" w:hAnsi="Times New Roman" w:cs="Times New Roman"/>
            <w:sz w:val="24"/>
            <w:szCs w:val="24"/>
            <w:highlight w:val="cyan"/>
          </w:rPr>
          <w:t xml:space="preserve">[body text] </w:t>
        </w:r>
        <w:r>
          <w:rPr>
            <w:rFonts w:ascii="Times New Roman" w:eastAsia="Times New Roman" w:hAnsi="Times New Roman" w:cs="Times New Roman"/>
            <w:sz w:val="24"/>
            <w:szCs w:val="24"/>
          </w:rPr>
          <w:t>Act fast on limited-time promotions and upgrades from our partners.</w:t>
        </w:r>
      </w:moveTo>
    </w:p>
    <w:p w14:paraId="6F842D95" w14:textId="77777777" w:rsidR="002B7A6F" w:rsidRDefault="002B7A6F" w:rsidP="002B7A6F">
      <w:pPr>
        <w:rPr>
          <w:moveTo w:id="74" w:author="Suretha Cruse" w:date="2023-11-18T13:37:00Z"/>
          <w:rFonts w:ascii="Times New Roman" w:eastAsia="Times New Roman" w:hAnsi="Times New Roman" w:cs="Times New Roman"/>
          <w:sz w:val="24"/>
          <w:szCs w:val="24"/>
        </w:rPr>
      </w:pPr>
      <w:moveTo w:id="75" w:author="Suretha Cruse" w:date="2023-11-18T13:37:00Z">
        <w:r>
          <w:rPr>
            <w:rFonts w:ascii="Times New Roman" w:eastAsia="Times New Roman" w:hAnsi="Times New Roman" w:cs="Times New Roman"/>
            <w:sz w:val="24"/>
            <w:szCs w:val="24"/>
            <w:highlight w:val="cyan"/>
          </w:rPr>
          <w:t>[button]</w:t>
        </w:r>
        <w:r>
          <w:rPr>
            <w:rFonts w:ascii="Times New Roman" w:eastAsia="Times New Roman" w:hAnsi="Times New Roman" w:cs="Times New Roman"/>
            <w:sz w:val="24"/>
            <w:szCs w:val="24"/>
          </w:rPr>
          <w:t xml:space="preserve"> Learn More </w:t>
        </w:r>
      </w:moveTo>
    </w:p>
    <w:p w14:paraId="3CD5A3F7" w14:textId="601883CA" w:rsidR="002B7A6F" w:rsidRDefault="002B7A6F" w:rsidP="00840459">
      <w:pPr>
        <w:rPr>
          <w:moveTo w:id="76" w:author="Suretha Cruse" w:date="2023-11-18T13:37:00Z"/>
          <w:rFonts w:ascii="Times New Roman" w:eastAsia="Times New Roman" w:hAnsi="Times New Roman" w:cs="Times New Roman"/>
          <w:sz w:val="24"/>
          <w:szCs w:val="24"/>
        </w:rPr>
      </w:pPr>
      <w:moveTo w:id="77" w:author="Suretha Cruse" w:date="2023-11-18T13:37:00Z">
        <w:r>
          <w:rPr>
            <w:rFonts w:ascii="Times New Roman" w:eastAsia="Times New Roman" w:hAnsi="Times New Roman" w:cs="Times New Roman"/>
            <w:sz w:val="24"/>
            <w:szCs w:val="24"/>
            <w:highlight w:val="cyan"/>
          </w:rPr>
          <w:t>[CTA]</w:t>
        </w:r>
        <w:r>
          <w:rPr>
            <w:rFonts w:ascii="Times New Roman" w:eastAsia="Times New Roman" w:hAnsi="Times New Roman" w:cs="Times New Roman"/>
            <w:sz w:val="24"/>
            <w:szCs w:val="24"/>
          </w:rPr>
          <w:t xml:space="preserve"> </w:t>
        </w:r>
      </w:moveTo>
      <w:ins w:id="78" w:author="Ayman Sulaimani" w:date="2023-11-20T11:22:00Z">
        <w:r w:rsidR="00840459">
          <w:rPr>
            <w:rFonts w:ascii="Times New Roman" w:eastAsia="Times New Roman" w:hAnsi="Times New Roman" w:cs="Times New Roman"/>
            <w:sz w:val="24"/>
            <w:szCs w:val="24"/>
          </w:rPr>
          <w:t>rewards.visitsaudi.com/</w:t>
        </w:r>
        <w:proofErr w:type="spellStart"/>
        <w:r w:rsidR="00840459">
          <w:rPr>
            <w:rFonts w:ascii="Times New Roman" w:eastAsia="Times New Roman" w:hAnsi="Times New Roman" w:cs="Times New Roman"/>
            <w:sz w:val="24"/>
            <w:szCs w:val="24"/>
          </w:rPr>
          <w:t>en</w:t>
        </w:r>
        <w:proofErr w:type="spellEnd"/>
        <w:r w:rsidR="00840459">
          <w:rPr>
            <w:rFonts w:ascii="Times New Roman" w:eastAsia="Times New Roman" w:hAnsi="Times New Roman" w:cs="Times New Roman"/>
            <w:sz w:val="24"/>
            <w:szCs w:val="24"/>
          </w:rPr>
          <w:t>/rewards</w:t>
        </w:r>
      </w:ins>
      <w:moveTo w:id="79" w:author="Suretha Cruse" w:date="2023-11-18T13:37:00Z">
        <w:del w:id="80" w:author="Ayman Sulaimani" w:date="2023-11-20T11:22:00Z">
          <w:r w:rsidDel="00840459">
            <w:rPr>
              <w:rFonts w:ascii="Times New Roman" w:eastAsia="Times New Roman" w:hAnsi="Times New Roman" w:cs="Times New Roman"/>
              <w:sz w:val="24"/>
              <w:szCs w:val="24"/>
            </w:rPr>
            <w:delText>rewards.visitsaudi.com/en/offers</w:delText>
          </w:r>
        </w:del>
      </w:moveTo>
    </w:p>
    <w:moveToRangeEnd w:id="70"/>
    <w:p w14:paraId="3FB8D477" w14:textId="01E96B84" w:rsidR="00040920" w:rsidDel="002B7A6F" w:rsidRDefault="00000000">
      <w:pPr>
        <w:rPr>
          <w:del w:id="81" w:author="Suretha Cruse" w:date="2023-11-18T13:37:00Z"/>
          <w:rFonts w:ascii="Times New Roman" w:eastAsia="Times New Roman" w:hAnsi="Times New Roman" w:cs="Times New Roman"/>
          <w:sz w:val="24"/>
          <w:szCs w:val="24"/>
        </w:rPr>
      </w:pPr>
      <w:del w:id="82" w:author="Suretha Cruse" w:date="2023-11-18T13:37:00Z">
        <w:r w:rsidDel="002B7A6F">
          <w:rPr>
            <w:rFonts w:ascii="Times New Roman" w:eastAsia="Times New Roman" w:hAnsi="Times New Roman" w:cs="Times New Roman"/>
            <w:sz w:val="24"/>
            <w:szCs w:val="24"/>
            <w:highlight w:val="cyan"/>
          </w:rPr>
          <w:delText>[H2]</w:delText>
        </w:r>
        <w:r w:rsidDel="002B7A6F">
          <w:rPr>
            <w:rFonts w:ascii="Times New Roman" w:eastAsia="Times New Roman" w:hAnsi="Times New Roman" w:cs="Times New Roman"/>
            <w:sz w:val="24"/>
            <w:szCs w:val="24"/>
          </w:rPr>
          <w:delText xml:space="preserve"> Benefits</w:delText>
        </w:r>
      </w:del>
    </w:p>
    <w:p w14:paraId="30BBB6E4" w14:textId="157B6CB8" w:rsidR="00040920" w:rsidDel="002B7A6F" w:rsidRDefault="00000000">
      <w:pPr>
        <w:rPr>
          <w:del w:id="83" w:author="Suretha Cruse" w:date="2023-11-18T13:37:00Z"/>
          <w:rFonts w:ascii="Times New Roman" w:eastAsia="Times New Roman" w:hAnsi="Times New Roman" w:cs="Times New Roman"/>
          <w:sz w:val="24"/>
          <w:szCs w:val="24"/>
        </w:rPr>
      </w:pPr>
      <w:del w:id="84" w:author="Suretha Cruse" w:date="2023-11-18T13:37:00Z">
        <w:r w:rsidDel="002B7A6F">
          <w:rPr>
            <w:rFonts w:ascii="Times New Roman" w:eastAsia="Times New Roman" w:hAnsi="Times New Roman" w:cs="Times New Roman"/>
            <w:sz w:val="24"/>
            <w:szCs w:val="24"/>
            <w:highlight w:val="cyan"/>
          </w:rPr>
          <w:delText xml:space="preserve">[body text] </w:delText>
        </w:r>
        <w:r w:rsidDel="002B7A6F">
          <w:rPr>
            <w:rFonts w:ascii="Times New Roman" w:eastAsia="Times New Roman" w:hAnsi="Times New Roman" w:cs="Times New Roman"/>
            <w:sz w:val="24"/>
            <w:szCs w:val="24"/>
          </w:rPr>
          <w:delText xml:space="preserve">Unlock experiences money can’t buy with member-only offers and </w:delText>
        </w:r>
      </w:del>
      <w:del w:id="85" w:author="Suretha Cruse" w:date="2023-11-18T13:21:00Z">
        <w:r w:rsidDel="00AE4872">
          <w:rPr>
            <w:rFonts w:ascii="Times New Roman" w:eastAsia="Times New Roman" w:hAnsi="Times New Roman" w:cs="Times New Roman"/>
            <w:sz w:val="24"/>
            <w:szCs w:val="24"/>
          </w:rPr>
          <w:delText>benefits</w:delText>
        </w:r>
      </w:del>
      <w:del w:id="86" w:author="Suretha Cruse" w:date="2023-11-18T13:37:00Z">
        <w:r w:rsidDel="002B7A6F">
          <w:rPr>
            <w:rFonts w:ascii="Times New Roman" w:eastAsia="Times New Roman" w:hAnsi="Times New Roman" w:cs="Times New Roman"/>
            <w:sz w:val="24"/>
            <w:szCs w:val="24"/>
          </w:rPr>
          <w:delText>.</w:delText>
        </w:r>
      </w:del>
    </w:p>
    <w:p w14:paraId="2C64249E" w14:textId="3D76B4DF" w:rsidR="00040920" w:rsidDel="002B7A6F" w:rsidRDefault="00000000">
      <w:pPr>
        <w:rPr>
          <w:del w:id="87" w:author="Suretha Cruse" w:date="2023-11-18T13:37:00Z"/>
          <w:rFonts w:ascii="Times New Roman" w:eastAsia="Times New Roman" w:hAnsi="Times New Roman" w:cs="Times New Roman"/>
          <w:sz w:val="24"/>
          <w:szCs w:val="24"/>
        </w:rPr>
      </w:pPr>
      <w:del w:id="88" w:author="Suretha Cruse" w:date="2023-11-18T13:37:00Z">
        <w:r w:rsidDel="002B7A6F">
          <w:rPr>
            <w:rFonts w:ascii="Times New Roman" w:eastAsia="Times New Roman" w:hAnsi="Times New Roman" w:cs="Times New Roman"/>
            <w:sz w:val="24"/>
            <w:szCs w:val="24"/>
            <w:highlight w:val="cyan"/>
          </w:rPr>
          <w:delText>[button]</w:delText>
        </w:r>
        <w:r w:rsidDel="002B7A6F">
          <w:rPr>
            <w:rFonts w:ascii="Times New Roman" w:eastAsia="Times New Roman" w:hAnsi="Times New Roman" w:cs="Times New Roman"/>
            <w:sz w:val="24"/>
            <w:szCs w:val="24"/>
          </w:rPr>
          <w:delText xml:space="preserve"> Learn More </w:delText>
        </w:r>
      </w:del>
    </w:p>
    <w:p w14:paraId="18DD886F" w14:textId="0DC5A709" w:rsidR="00040920" w:rsidDel="002B7A6F" w:rsidRDefault="00000000">
      <w:pPr>
        <w:rPr>
          <w:del w:id="89" w:author="Suretha Cruse" w:date="2023-11-18T13:37:00Z"/>
          <w:rFonts w:ascii="Times New Roman" w:eastAsia="Times New Roman" w:hAnsi="Times New Roman" w:cs="Times New Roman"/>
          <w:sz w:val="24"/>
          <w:szCs w:val="24"/>
        </w:rPr>
      </w:pPr>
      <w:del w:id="90" w:author="Suretha Cruse" w:date="2023-11-18T13:37:00Z">
        <w:r w:rsidDel="002B7A6F">
          <w:rPr>
            <w:rFonts w:ascii="Times New Roman" w:eastAsia="Times New Roman" w:hAnsi="Times New Roman" w:cs="Times New Roman"/>
            <w:sz w:val="24"/>
            <w:szCs w:val="24"/>
            <w:highlight w:val="cyan"/>
          </w:rPr>
          <w:delText>[CTA]</w:delText>
        </w:r>
        <w:r w:rsidDel="002B7A6F">
          <w:rPr>
            <w:rFonts w:ascii="Times New Roman" w:eastAsia="Times New Roman" w:hAnsi="Times New Roman" w:cs="Times New Roman"/>
            <w:sz w:val="24"/>
            <w:szCs w:val="24"/>
          </w:rPr>
          <w:delText xml:space="preserve"> rewards.visitsaudi.com/en/benefits</w:delText>
        </w:r>
      </w:del>
    </w:p>
    <w:p w14:paraId="05C7C54C" w14:textId="77777777" w:rsidR="00040920" w:rsidRDefault="00040920">
      <w:pPr>
        <w:rPr>
          <w:rFonts w:ascii="Times New Roman" w:eastAsia="Times New Roman" w:hAnsi="Times New Roman" w:cs="Times New Roman"/>
          <w:sz w:val="24"/>
          <w:szCs w:val="24"/>
          <w:u w:val="single"/>
        </w:rPr>
      </w:pPr>
    </w:p>
    <w:p w14:paraId="5BE8A636"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[card 4]</w:t>
      </w:r>
      <w:r>
        <w:rPr>
          <w:rFonts w:ascii="Times New Roman" w:eastAsia="Times New Roman" w:hAnsi="Times New Roman" w:cs="Times New Roman"/>
          <w:sz w:val="24"/>
          <w:szCs w:val="24"/>
        </w:rPr>
        <w:t xml:space="preserve"> </w:t>
      </w:r>
    </w:p>
    <w:p w14:paraId="6D280881" w14:textId="77777777" w:rsidR="002B7A6F" w:rsidRDefault="002B7A6F" w:rsidP="002B7A6F">
      <w:pPr>
        <w:rPr>
          <w:ins w:id="91" w:author="Suretha Cruse" w:date="2023-11-18T13:37:00Z"/>
          <w:rFonts w:ascii="Times New Roman" w:eastAsia="Times New Roman" w:hAnsi="Times New Roman" w:cs="Times New Roman"/>
          <w:sz w:val="24"/>
          <w:szCs w:val="24"/>
        </w:rPr>
      </w:pPr>
      <w:ins w:id="92" w:author="Suretha Cruse" w:date="2023-11-18T13:37:00Z">
        <w:r>
          <w:rPr>
            <w:rFonts w:ascii="Times New Roman" w:eastAsia="Times New Roman" w:hAnsi="Times New Roman" w:cs="Times New Roman"/>
            <w:sz w:val="24"/>
            <w:szCs w:val="24"/>
            <w:highlight w:val="cyan"/>
          </w:rPr>
          <w:t>[H2]</w:t>
        </w:r>
        <w:r>
          <w:rPr>
            <w:rFonts w:ascii="Times New Roman" w:eastAsia="Times New Roman" w:hAnsi="Times New Roman" w:cs="Times New Roman"/>
            <w:sz w:val="24"/>
            <w:szCs w:val="24"/>
          </w:rPr>
          <w:t xml:space="preserve"> Benefits</w:t>
        </w:r>
      </w:ins>
    </w:p>
    <w:p w14:paraId="33DB20AB" w14:textId="77777777" w:rsidR="002B7A6F" w:rsidRDefault="002B7A6F" w:rsidP="002B7A6F">
      <w:pPr>
        <w:rPr>
          <w:ins w:id="93" w:author="Suretha Cruse" w:date="2023-11-18T13:37:00Z"/>
          <w:rFonts w:ascii="Times New Roman" w:eastAsia="Times New Roman" w:hAnsi="Times New Roman" w:cs="Times New Roman"/>
          <w:sz w:val="24"/>
          <w:szCs w:val="24"/>
        </w:rPr>
      </w:pPr>
      <w:ins w:id="94" w:author="Suretha Cruse" w:date="2023-11-18T13:37:00Z">
        <w:r>
          <w:rPr>
            <w:rFonts w:ascii="Times New Roman" w:eastAsia="Times New Roman" w:hAnsi="Times New Roman" w:cs="Times New Roman"/>
            <w:sz w:val="24"/>
            <w:szCs w:val="24"/>
            <w:highlight w:val="cyan"/>
          </w:rPr>
          <w:t xml:space="preserve">[body text] </w:t>
        </w:r>
        <w:r>
          <w:rPr>
            <w:rFonts w:ascii="Times New Roman" w:eastAsia="Times New Roman" w:hAnsi="Times New Roman" w:cs="Times New Roman"/>
            <w:sz w:val="24"/>
            <w:szCs w:val="24"/>
          </w:rPr>
          <w:t>Unlock experiences money can’t buy with member-only offers and deals.</w:t>
        </w:r>
      </w:ins>
    </w:p>
    <w:p w14:paraId="788117DC" w14:textId="77777777" w:rsidR="002B7A6F" w:rsidRDefault="002B7A6F" w:rsidP="002B7A6F">
      <w:pPr>
        <w:rPr>
          <w:ins w:id="95" w:author="Suretha Cruse" w:date="2023-11-18T13:37:00Z"/>
          <w:rFonts w:ascii="Times New Roman" w:eastAsia="Times New Roman" w:hAnsi="Times New Roman" w:cs="Times New Roman"/>
          <w:sz w:val="24"/>
          <w:szCs w:val="24"/>
        </w:rPr>
      </w:pPr>
      <w:ins w:id="96" w:author="Suretha Cruse" w:date="2023-11-18T13:37:00Z">
        <w:r>
          <w:rPr>
            <w:rFonts w:ascii="Times New Roman" w:eastAsia="Times New Roman" w:hAnsi="Times New Roman" w:cs="Times New Roman"/>
            <w:sz w:val="24"/>
            <w:szCs w:val="24"/>
            <w:highlight w:val="cyan"/>
          </w:rPr>
          <w:t>[button]</w:t>
        </w:r>
        <w:r>
          <w:rPr>
            <w:rFonts w:ascii="Times New Roman" w:eastAsia="Times New Roman" w:hAnsi="Times New Roman" w:cs="Times New Roman"/>
            <w:sz w:val="24"/>
            <w:szCs w:val="24"/>
          </w:rPr>
          <w:t xml:space="preserve"> Learn More </w:t>
        </w:r>
      </w:ins>
    </w:p>
    <w:p w14:paraId="732DEA10" w14:textId="77777777" w:rsidR="00840459" w:rsidRDefault="002B7A6F" w:rsidP="00840459">
      <w:pPr>
        <w:rPr>
          <w:ins w:id="97" w:author="Ayman Sulaimani" w:date="2023-11-20T11:22:00Z"/>
          <w:rFonts w:ascii="Times New Roman" w:eastAsia="Times New Roman" w:hAnsi="Times New Roman" w:cs="Times New Roman"/>
          <w:sz w:val="24"/>
          <w:szCs w:val="24"/>
        </w:rPr>
      </w:pPr>
      <w:ins w:id="98" w:author="Suretha Cruse" w:date="2023-11-18T13:37:00Z">
        <w:r>
          <w:rPr>
            <w:rFonts w:ascii="Times New Roman" w:eastAsia="Times New Roman" w:hAnsi="Times New Roman" w:cs="Times New Roman"/>
            <w:sz w:val="24"/>
            <w:szCs w:val="24"/>
            <w:highlight w:val="cyan"/>
          </w:rPr>
          <w:t>[CTA]</w:t>
        </w:r>
        <w:r>
          <w:rPr>
            <w:rFonts w:ascii="Times New Roman" w:eastAsia="Times New Roman" w:hAnsi="Times New Roman" w:cs="Times New Roman"/>
            <w:sz w:val="24"/>
            <w:szCs w:val="24"/>
          </w:rPr>
          <w:t xml:space="preserve"> </w:t>
        </w:r>
      </w:ins>
      <w:ins w:id="99" w:author="Ayman Sulaimani" w:date="2023-11-20T11:22:00Z">
        <w:r w:rsidR="00840459">
          <w:rPr>
            <w:rFonts w:ascii="Times New Roman" w:eastAsia="Times New Roman" w:hAnsi="Times New Roman" w:cs="Times New Roman"/>
            <w:sz w:val="24"/>
            <w:szCs w:val="24"/>
          </w:rPr>
          <w:t>rewards.visitsaudi.com/</w:t>
        </w:r>
        <w:proofErr w:type="spellStart"/>
        <w:r w:rsidR="00840459">
          <w:rPr>
            <w:rFonts w:ascii="Times New Roman" w:eastAsia="Times New Roman" w:hAnsi="Times New Roman" w:cs="Times New Roman"/>
            <w:sz w:val="24"/>
            <w:szCs w:val="24"/>
          </w:rPr>
          <w:t>en</w:t>
        </w:r>
        <w:proofErr w:type="spellEnd"/>
        <w:r w:rsidR="00840459">
          <w:rPr>
            <w:rFonts w:ascii="Times New Roman" w:eastAsia="Times New Roman" w:hAnsi="Times New Roman" w:cs="Times New Roman"/>
            <w:sz w:val="24"/>
            <w:szCs w:val="24"/>
          </w:rPr>
          <w:t>/rewards</w:t>
        </w:r>
      </w:ins>
    </w:p>
    <w:p w14:paraId="0B7D47AA" w14:textId="43796DEF" w:rsidR="002B7A6F" w:rsidDel="00840459" w:rsidRDefault="002B7A6F" w:rsidP="002B7A6F">
      <w:pPr>
        <w:rPr>
          <w:ins w:id="100" w:author="Suretha Cruse" w:date="2023-11-18T13:37:00Z"/>
          <w:del w:id="101" w:author="Ayman Sulaimani" w:date="2023-11-20T11:22:00Z"/>
          <w:rFonts w:ascii="Times New Roman" w:eastAsia="Times New Roman" w:hAnsi="Times New Roman" w:cs="Times New Roman"/>
          <w:sz w:val="24"/>
          <w:szCs w:val="24"/>
        </w:rPr>
      </w:pPr>
      <w:ins w:id="102" w:author="Suretha Cruse" w:date="2023-11-18T13:37:00Z">
        <w:del w:id="103" w:author="Ayman Sulaimani" w:date="2023-11-20T11:22:00Z">
          <w:r w:rsidDel="00840459">
            <w:rPr>
              <w:rFonts w:ascii="Times New Roman" w:eastAsia="Times New Roman" w:hAnsi="Times New Roman" w:cs="Times New Roman"/>
              <w:sz w:val="24"/>
              <w:szCs w:val="24"/>
            </w:rPr>
            <w:delText>rewards.visitsaudi.com/en/benefits</w:delText>
          </w:r>
        </w:del>
      </w:ins>
    </w:p>
    <w:p w14:paraId="558B326A" w14:textId="77777777" w:rsidR="002B7A6F" w:rsidDel="00840459" w:rsidRDefault="002B7A6F" w:rsidP="00840459">
      <w:pPr>
        <w:rPr>
          <w:ins w:id="104" w:author="Suretha Cruse" w:date="2023-11-18T13:37:00Z"/>
          <w:del w:id="105" w:author="Ayman Sulaimani" w:date="2023-11-20T11:23:00Z"/>
          <w:rFonts w:ascii="Times New Roman" w:eastAsia="Times New Roman" w:hAnsi="Times New Roman" w:cs="Times New Roman"/>
          <w:sz w:val="24"/>
          <w:szCs w:val="24"/>
          <w:highlight w:val="cyan"/>
        </w:rPr>
      </w:pPr>
    </w:p>
    <w:p w14:paraId="073D48E7" w14:textId="750599A8" w:rsidR="00040920" w:rsidDel="002B7A6F" w:rsidRDefault="00000000">
      <w:pPr>
        <w:rPr>
          <w:moveFrom w:id="106" w:author="Suretha Cruse" w:date="2023-11-18T13:37:00Z"/>
          <w:rFonts w:ascii="Times New Roman" w:eastAsia="Times New Roman" w:hAnsi="Times New Roman" w:cs="Times New Roman"/>
          <w:sz w:val="24"/>
          <w:szCs w:val="24"/>
        </w:rPr>
      </w:pPr>
      <w:moveFromRangeStart w:id="107" w:author="Suretha Cruse" w:date="2023-11-18T13:37:00Z" w:name="move151207058"/>
      <w:moveFrom w:id="108" w:author="Suretha Cruse" w:date="2023-11-18T13:37:00Z">
        <w:r w:rsidDel="002B7A6F">
          <w:rPr>
            <w:rFonts w:ascii="Times New Roman" w:eastAsia="Times New Roman" w:hAnsi="Times New Roman" w:cs="Times New Roman"/>
            <w:sz w:val="24"/>
            <w:szCs w:val="24"/>
            <w:highlight w:val="cyan"/>
          </w:rPr>
          <w:t>[H2]</w:t>
        </w:r>
        <w:r w:rsidDel="002B7A6F">
          <w:rPr>
            <w:rFonts w:ascii="Times New Roman" w:eastAsia="Times New Roman" w:hAnsi="Times New Roman" w:cs="Times New Roman"/>
            <w:sz w:val="24"/>
            <w:szCs w:val="24"/>
          </w:rPr>
          <w:t xml:space="preserve"> Offers</w:t>
        </w:r>
      </w:moveFrom>
    </w:p>
    <w:p w14:paraId="55226CE1" w14:textId="3F5B031D" w:rsidR="00040920" w:rsidDel="002B7A6F" w:rsidRDefault="00000000">
      <w:pPr>
        <w:rPr>
          <w:moveFrom w:id="109" w:author="Suretha Cruse" w:date="2023-11-18T13:37:00Z"/>
          <w:rFonts w:ascii="Times New Roman" w:eastAsia="Times New Roman" w:hAnsi="Times New Roman" w:cs="Times New Roman"/>
          <w:sz w:val="24"/>
          <w:szCs w:val="24"/>
        </w:rPr>
      </w:pPr>
      <w:moveFrom w:id="110" w:author="Suretha Cruse" w:date="2023-11-18T13:37:00Z">
        <w:r w:rsidDel="002B7A6F">
          <w:rPr>
            <w:rFonts w:ascii="Times New Roman" w:eastAsia="Times New Roman" w:hAnsi="Times New Roman" w:cs="Times New Roman"/>
            <w:sz w:val="24"/>
            <w:szCs w:val="24"/>
            <w:highlight w:val="cyan"/>
          </w:rPr>
          <w:t xml:space="preserve">[body text] </w:t>
        </w:r>
        <w:r w:rsidDel="002B7A6F">
          <w:rPr>
            <w:rFonts w:ascii="Times New Roman" w:eastAsia="Times New Roman" w:hAnsi="Times New Roman" w:cs="Times New Roman"/>
            <w:sz w:val="24"/>
            <w:szCs w:val="24"/>
          </w:rPr>
          <w:t>Act fast on limited-time promotions and upgrades from our partners.</w:t>
        </w:r>
      </w:moveFrom>
    </w:p>
    <w:p w14:paraId="24B7DEF6" w14:textId="1805B7C9" w:rsidR="00040920" w:rsidDel="002B7A6F" w:rsidRDefault="00000000">
      <w:pPr>
        <w:rPr>
          <w:moveFrom w:id="111" w:author="Suretha Cruse" w:date="2023-11-18T13:37:00Z"/>
          <w:rFonts w:ascii="Times New Roman" w:eastAsia="Times New Roman" w:hAnsi="Times New Roman" w:cs="Times New Roman"/>
          <w:sz w:val="24"/>
          <w:szCs w:val="24"/>
        </w:rPr>
      </w:pPr>
      <w:moveFrom w:id="112" w:author="Suretha Cruse" w:date="2023-11-18T13:37:00Z">
        <w:r w:rsidDel="002B7A6F">
          <w:rPr>
            <w:rFonts w:ascii="Times New Roman" w:eastAsia="Times New Roman" w:hAnsi="Times New Roman" w:cs="Times New Roman"/>
            <w:sz w:val="24"/>
            <w:szCs w:val="24"/>
            <w:highlight w:val="cyan"/>
          </w:rPr>
          <w:t>[button]</w:t>
        </w:r>
        <w:r w:rsidDel="002B7A6F">
          <w:rPr>
            <w:rFonts w:ascii="Times New Roman" w:eastAsia="Times New Roman" w:hAnsi="Times New Roman" w:cs="Times New Roman"/>
            <w:sz w:val="24"/>
            <w:szCs w:val="24"/>
          </w:rPr>
          <w:t xml:space="preserve"> Learn More </w:t>
        </w:r>
      </w:moveFrom>
    </w:p>
    <w:p w14:paraId="3CF15A6F" w14:textId="7FD27433" w:rsidR="00040920" w:rsidDel="002B7A6F" w:rsidRDefault="00000000">
      <w:pPr>
        <w:rPr>
          <w:moveFrom w:id="113" w:author="Suretha Cruse" w:date="2023-11-18T13:37:00Z"/>
          <w:rFonts w:ascii="Times New Roman" w:eastAsia="Times New Roman" w:hAnsi="Times New Roman" w:cs="Times New Roman"/>
          <w:sz w:val="24"/>
          <w:szCs w:val="24"/>
        </w:rPr>
      </w:pPr>
      <w:moveFrom w:id="114" w:author="Suretha Cruse" w:date="2023-11-18T13:37:00Z">
        <w:r w:rsidDel="002B7A6F">
          <w:rPr>
            <w:rFonts w:ascii="Times New Roman" w:eastAsia="Times New Roman" w:hAnsi="Times New Roman" w:cs="Times New Roman"/>
            <w:sz w:val="24"/>
            <w:szCs w:val="24"/>
            <w:highlight w:val="cyan"/>
          </w:rPr>
          <w:t>[CTA]</w:t>
        </w:r>
        <w:r w:rsidDel="002B7A6F">
          <w:rPr>
            <w:rFonts w:ascii="Times New Roman" w:eastAsia="Times New Roman" w:hAnsi="Times New Roman" w:cs="Times New Roman"/>
            <w:sz w:val="24"/>
            <w:szCs w:val="24"/>
          </w:rPr>
          <w:t xml:space="preserve"> rewards.visitsaudi.com/en/offers</w:t>
        </w:r>
      </w:moveFrom>
    </w:p>
    <w:moveFromRangeEnd w:id="107"/>
    <w:p w14:paraId="122730B7" w14:textId="77777777" w:rsidR="00040920" w:rsidRDefault="00040920">
      <w:pPr>
        <w:rPr>
          <w:rFonts w:ascii="Times New Roman" w:eastAsia="Times New Roman" w:hAnsi="Times New Roman" w:cs="Times New Roman"/>
          <w:sz w:val="24"/>
          <w:szCs w:val="24"/>
        </w:rPr>
      </w:pPr>
    </w:p>
    <w:p w14:paraId="04848E89"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[side-by-side component]</w:t>
      </w:r>
      <w:r>
        <w:rPr>
          <w:rFonts w:ascii="Times New Roman" w:eastAsia="Times New Roman" w:hAnsi="Times New Roman" w:cs="Times New Roman"/>
          <w:sz w:val="24"/>
          <w:szCs w:val="24"/>
        </w:rPr>
        <w:t xml:space="preserve"> </w:t>
      </w:r>
    </w:p>
    <w:p w14:paraId="6C5CDE21"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[H2]</w:t>
      </w:r>
      <w:r>
        <w:rPr>
          <w:rFonts w:ascii="Times New Roman" w:eastAsia="Times New Roman" w:hAnsi="Times New Roman" w:cs="Times New Roman"/>
          <w:sz w:val="24"/>
          <w:szCs w:val="24"/>
        </w:rPr>
        <w:t xml:space="preserve"> How to Earn Points Online</w:t>
      </w:r>
    </w:p>
    <w:p w14:paraId="41C29951"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 xml:space="preserve">[body text] </w:t>
      </w:r>
      <w:r>
        <w:rPr>
          <w:rFonts w:ascii="Times New Roman" w:eastAsia="Times New Roman" w:hAnsi="Times New Roman" w:cs="Times New Roman"/>
          <w:sz w:val="24"/>
          <w:szCs w:val="24"/>
        </w:rPr>
        <w:t>Start earning points from our website when you spend on travel packages or through tourism partners. Just log in to your account and add items to your cart on eligible partners’ websites. Once you’ve made your purchase, your points will be added to your account.</w:t>
      </w:r>
    </w:p>
    <w:p w14:paraId="61807FAE" w14:textId="77777777" w:rsidR="00040920" w:rsidRDefault="00040920">
      <w:pPr>
        <w:rPr>
          <w:rFonts w:ascii="Times New Roman" w:eastAsia="Times New Roman" w:hAnsi="Times New Roman" w:cs="Times New Roman"/>
          <w:sz w:val="24"/>
          <w:szCs w:val="24"/>
        </w:rPr>
      </w:pPr>
    </w:p>
    <w:p w14:paraId="19AF2C73"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[H2]</w:t>
      </w:r>
      <w:r>
        <w:rPr>
          <w:rFonts w:ascii="Times New Roman" w:eastAsia="Times New Roman" w:hAnsi="Times New Roman" w:cs="Times New Roman"/>
          <w:sz w:val="24"/>
          <w:szCs w:val="24"/>
        </w:rPr>
        <w:t xml:space="preserve"> How to Earn Points in Store</w:t>
      </w:r>
    </w:p>
    <w:p w14:paraId="70490361" w14:textId="1FAD99AD"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[body text]</w:t>
      </w:r>
      <w:r>
        <w:rPr>
          <w:rFonts w:ascii="Times New Roman" w:eastAsia="Times New Roman" w:hAnsi="Times New Roman" w:cs="Times New Roman"/>
          <w:sz w:val="24"/>
          <w:szCs w:val="24"/>
        </w:rPr>
        <w:t xml:space="preserve"> It’s never been easier to earn while you shop. Simply show your Saudi Rewards digital card or membership number when you pay at any participating </w:t>
      </w:r>
      <w:del w:id="115" w:author="Suretha Cruse" w:date="2023-11-18T13:22:00Z">
        <w:r w:rsidDel="00AE4872">
          <w:rPr>
            <w:rFonts w:ascii="Times New Roman" w:eastAsia="Times New Roman" w:hAnsi="Times New Roman" w:cs="Times New Roman"/>
            <w:sz w:val="24"/>
            <w:szCs w:val="24"/>
          </w:rPr>
          <w:delText>business</w:delText>
        </w:r>
      </w:del>
      <w:ins w:id="116" w:author="Suretha Cruse" w:date="2023-11-18T13:22:00Z">
        <w:r w:rsidR="00AE4872">
          <w:rPr>
            <w:rFonts w:ascii="Times New Roman" w:eastAsia="Times New Roman" w:hAnsi="Times New Roman" w:cs="Times New Roman"/>
            <w:sz w:val="24"/>
            <w:szCs w:val="24"/>
          </w:rPr>
          <w:t>partner</w:t>
        </w:r>
      </w:ins>
      <w:r>
        <w:rPr>
          <w:rFonts w:ascii="Times New Roman" w:eastAsia="Times New Roman" w:hAnsi="Times New Roman" w:cs="Times New Roman"/>
          <w:sz w:val="24"/>
          <w:szCs w:val="24"/>
        </w:rPr>
        <w:t>, and your points will be added to your account.</w:t>
      </w:r>
    </w:p>
    <w:p w14:paraId="3C1384A5" w14:textId="77777777" w:rsidR="00040920" w:rsidRDefault="00040920">
      <w:pPr>
        <w:rPr>
          <w:rFonts w:ascii="Times New Roman" w:eastAsia="Times New Roman" w:hAnsi="Times New Roman" w:cs="Times New Roman"/>
          <w:sz w:val="24"/>
          <w:szCs w:val="24"/>
        </w:rPr>
      </w:pPr>
    </w:p>
    <w:p w14:paraId="53D470B4"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[column component]</w:t>
      </w:r>
      <w:r>
        <w:rPr>
          <w:rFonts w:ascii="Times New Roman" w:eastAsia="Times New Roman" w:hAnsi="Times New Roman" w:cs="Times New Roman"/>
          <w:sz w:val="24"/>
          <w:szCs w:val="24"/>
        </w:rPr>
        <w:t xml:space="preserve"> </w:t>
      </w:r>
    </w:p>
    <w:p w14:paraId="17F47D2A"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[H2]</w:t>
      </w:r>
      <w:r>
        <w:rPr>
          <w:rFonts w:ascii="Times New Roman" w:eastAsia="Times New Roman" w:hAnsi="Times New Roman" w:cs="Times New Roman"/>
          <w:sz w:val="24"/>
          <w:szCs w:val="24"/>
        </w:rPr>
        <w:t xml:space="preserve"> Membership Tiers</w:t>
      </w:r>
    </w:p>
    <w:p w14:paraId="19726A95" w14:textId="77777777" w:rsidR="00040920" w:rsidRDefault="00040920">
      <w:pPr>
        <w:rPr>
          <w:rFonts w:ascii="Times New Roman" w:eastAsia="Times New Roman" w:hAnsi="Times New Roman" w:cs="Times New Roman"/>
          <w:sz w:val="24"/>
          <w:szCs w:val="24"/>
        </w:rPr>
      </w:pPr>
    </w:p>
    <w:p w14:paraId="556FA40E"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[column 1]</w:t>
      </w:r>
      <w:r>
        <w:rPr>
          <w:rFonts w:ascii="Times New Roman" w:eastAsia="Times New Roman" w:hAnsi="Times New Roman" w:cs="Times New Roman"/>
          <w:sz w:val="24"/>
          <w:szCs w:val="24"/>
        </w:rPr>
        <w:t xml:space="preserve"> </w:t>
      </w:r>
    </w:p>
    <w:p w14:paraId="36F58354"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[Silver Tier Logo]</w:t>
      </w:r>
    </w:p>
    <w:p w14:paraId="03BC09FB"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[body text]</w:t>
      </w:r>
      <w:r>
        <w:rPr>
          <w:rFonts w:ascii="Times New Roman" w:eastAsia="Times New Roman" w:hAnsi="Times New Roman" w:cs="Times New Roman"/>
          <w:sz w:val="24"/>
          <w:szCs w:val="24"/>
        </w:rPr>
        <w:t xml:space="preserve"> Start at Silver and earn points, benefits and offers from the moment you sign up. It’s free to join and only gets better the further you go.</w:t>
      </w:r>
    </w:p>
    <w:p w14:paraId="5FD79B34" w14:textId="77777777" w:rsidR="00040920" w:rsidRDefault="00040920">
      <w:pPr>
        <w:rPr>
          <w:rFonts w:ascii="Times New Roman" w:eastAsia="Times New Roman" w:hAnsi="Times New Roman" w:cs="Times New Roman"/>
          <w:sz w:val="24"/>
          <w:szCs w:val="24"/>
        </w:rPr>
      </w:pPr>
    </w:p>
    <w:p w14:paraId="6D69FC7E"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[column 2]</w:t>
      </w:r>
      <w:r>
        <w:rPr>
          <w:rFonts w:ascii="Times New Roman" w:eastAsia="Times New Roman" w:hAnsi="Times New Roman" w:cs="Times New Roman"/>
          <w:sz w:val="24"/>
          <w:szCs w:val="24"/>
        </w:rPr>
        <w:t xml:space="preserve"> </w:t>
      </w:r>
    </w:p>
    <w:p w14:paraId="16086F7A"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[Gold Tier Logo]</w:t>
      </w:r>
    </w:p>
    <w:p w14:paraId="5CA95EFB" w14:textId="4AA37E40"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[body text]</w:t>
      </w:r>
      <w:r>
        <w:rPr>
          <w:rFonts w:ascii="Times New Roman" w:eastAsia="Times New Roman" w:hAnsi="Times New Roman" w:cs="Times New Roman"/>
          <w:sz w:val="24"/>
          <w:szCs w:val="24"/>
        </w:rPr>
        <w:t xml:space="preserve"> Advance to Gold once you spend SAR25,000 on eligible purchases. At this level, you’ll earn 1.</w:t>
      </w:r>
      <w:del w:id="117" w:author="Mohammed Alshajajeer" w:date="2023-11-19T16:46:00Z">
        <w:r w:rsidDel="00A55ED7">
          <w:rPr>
            <w:rFonts w:ascii="Times New Roman" w:eastAsia="Times New Roman" w:hAnsi="Times New Roman" w:cs="Times New Roman"/>
            <w:sz w:val="24"/>
            <w:szCs w:val="24"/>
          </w:rPr>
          <w:delText>2</w:delText>
        </w:r>
      </w:del>
      <w:r>
        <w:rPr>
          <w:rFonts w:ascii="Times New Roman" w:eastAsia="Times New Roman" w:hAnsi="Times New Roman" w:cs="Times New Roman"/>
          <w:sz w:val="24"/>
          <w:szCs w:val="24"/>
        </w:rPr>
        <w:t xml:space="preserve">5 </w:t>
      </w:r>
      <w:ins w:id="118" w:author="Suretha Cruse" w:date="2023-11-18T13:22:00Z">
        <w:r w:rsidR="00AE4872">
          <w:rPr>
            <w:rFonts w:ascii="Times New Roman" w:eastAsia="Times New Roman" w:hAnsi="Times New Roman" w:cs="Times New Roman"/>
            <w:sz w:val="24"/>
            <w:szCs w:val="24"/>
          </w:rPr>
          <w:t xml:space="preserve">Saudi </w:t>
        </w:r>
      </w:ins>
      <w:r>
        <w:rPr>
          <w:rFonts w:ascii="Times New Roman" w:eastAsia="Times New Roman" w:hAnsi="Times New Roman" w:cs="Times New Roman"/>
          <w:sz w:val="24"/>
          <w:szCs w:val="24"/>
        </w:rPr>
        <w:t xml:space="preserve">points for every SAR1 spent, and your points remain valid for </w:t>
      </w:r>
      <w:del w:id="119" w:author="Mohammed Alshajajeer" w:date="2023-11-19T16:46:00Z">
        <w:r w:rsidDel="00A55ED7">
          <w:rPr>
            <w:rFonts w:ascii="Times New Roman" w:eastAsia="Times New Roman" w:hAnsi="Times New Roman" w:cs="Times New Roman"/>
            <w:sz w:val="24"/>
            <w:szCs w:val="24"/>
          </w:rPr>
          <w:delText xml:space="preserve">two </w:delText>
        </w:r>
      </w:del>
      <w:ins w:id="120" w:author="Mohammed Alshajajeer" w:date="2023-11-19T16:46:00Z">
        <w:del w:id="121" w:author="Ayman Sulaimani" w:date="2023-11-20T13:12:00Z">
          <w:r w:rsidR="00A55ED7" w:rsidDel="000104AC">
            <w:rPr>
              <w:rFonts w:ascii="Times New Roman" w:eastAsia="Times New Roman" w:hAnsi="Times New Roman" w:cs="Times New Roman"/>
              <w:sz w:val="24"/>
              <w:szCs w:val="24"/>
            </w:rPr>
            <w:delText xml:space="preserve">2 </w:delText>
          </w:r>
        </w:del>
      </w:ins>
      <w:del w:id="122" w:author="Ayman Sulaimani" w:date="2023-11-20T13:12:00Z">
        <w:r w:rsidDel="000104AC">
          <w:rPr>
            <w:rFonts w:ascii="Times New Roman" w:eastAsia="Times New Roman" w:hAnsi="Times New Roman" w:cs="Times New Roman"/>
            <w:sz w:val="24"/>
            <w:szCs w:val="24"/>
          </w:rPr>
          <w:delText>years</w:delText>
        </w:r>
      </w:del>
      <w:ins w:id="123" w:author="Ayman Sulaimani" w:date="2023-11-20T13:12:00Z">
        <w:r w:rsidR="000104AC">
          <w:rPr>
            <w:rFonts w:ascii="Times New Roman" w:eastAsia="Times New Roman" w:hAnsi="Times New Roman" w:cs="Times New Roman"/>
            <w:sz w:val="24"/>
            <w:szCs w:val="24"/>
          </w:rPr>
          <w:t>24 Months</w:t>
        </w:r>
      </w:ins>
      <w:r>
        <w:rPr>
          <w:rFonts w:ascii="Times New Roman" w:eastAsia="Times New Roman" w:hAnsi="Times New Roman" w:cs="Times New Roman"/>
          <w:sz w:val="24"/>
          <w:szCs w:val="24"/>
        </w:rPr>
        <w:t xml:space="preserve">. </w:t>
      </w:r>
    </w:p>
    <w:p w14:paraId="68AD9DD8" w14:textId="77777777" w:rsidR="00040920" w:rsidRDefault="00040920">
      <w:pPr>
        <w:rPr>
          <w:rFonts w:ascii="Times New Roman" w:eastAsia="Times New Roman" w:hAnsi="Times New Roman" w:cs="Times New Roman"/>
          <w:sz w:val="24"/>
          <w:szCs w:val="24"/>
        </w:rPr>
      </w:pPr>
    </w:p>
    <w:p w14:paraId="678D5F6D" w14:textId="77777777" w:rsidR="00040920" w:rsidRDefault="00000000">
      <w:pPr>
        <w:rPr>
          <w:rFonts w:ascii="Times New Roman" w:eastAsia="Times New Roman" w:hAnsi="Times New Roman" w:cs="Times New Roman"/>
          <w:sz w:val="24"/>
          <w:szCs w:val="24"/>
          <w:highlight w:val="cyan"/>
        </w:rPr>
      </w:pPr>
      <w:r>
        <w:rPr>
          <w:rFonts w:ascii="Times New Roman" w:eastAsia="Times New Roman" w:hAnsi="Times New Roman" w:cs="Times New Roman"/>
          <w:sz w:val="24"/>
          <w:szCs w:val="24"/>
          <w:highlight w:val="cyan"/>
        </w:rPr>
        <w:t>[column 3]</w:t>
      </w:r>
    </w:p>
    <w:p w14:paraId="3592D162"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[Platinum Tier Logo]</w:t>
      </w:r>
    </w:p>
    <w:p w14:paraId="5C776EF2" w14:textId="2E2D0B0A"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lastRenderedPageBreak/>
        <w:t>[body text]</w:t>
      </w:r>
      <w:r>
        <w:rPr>
          <w:rFonts w:ascii="Times New Roman" w:eastAsia="Times New Roman" w:hAnsi="Times New Roman" w:cs="Times New Roman"/>
          <w:sz w:val="24"/>
          <w:szCs w:val="24"/>
        </w:rPr>
        <w:t xml:space="preserve"> Reach Platinum once you spend SAR50,000 on eligible purchases. At this level, you’ll earn </w:t>
      </w:r>
      <w:ins w:id="124" w:author="Mohammed Alshajajeer" w:date="2023-11-19T16:46:00Z">
        <w:r w:rsidR="00A55ED7">
          <w:rPr>
            <w:rFonts w:ascii="Times New Roman" w:eastAsia="Times New Roman" w:hAnsi="Times New Roman" w:cs="Times New Roman"/>
            <w:sz w:val="24"/>
            <w:szCs w:val="24"/>
          </w:rPr>
          <w:t>2</w:t>
        </w:r>
      </w:ins>
      <w:del w:id="125" w:author="Mohammed Alshajajeer" w:date="2023-11-19T16:46:00Z">
        <w:r w:rsidDel="00A55ED7">
          <w:rPr>
            <w:rFonts w:ascii="Times New Roman" w:eastAsia="Times New Roman" w:hAnsi="Times New Roman" w:cs="Times New Roman"/>
            <w:sz w:val="24"/>
            <w:szCs w:val="24"/>
          </w:rPr>
          <w:delText>1.5</w:delText>
        </w:r>
      </w:del>
      <w:r>
        <w:rPr>
          <w:rFonts w:ascii="Times New Roman" w:eastAsia="Times New Roman" w:hAnsi="Times New Roman" w:cs="Times New Roman"/>
          <w:sz w:val="24"/>
          <w:szCs w:val="24"/>
        </w:rPr>
        <w:t xml:space="preserve"> </w:t>
      </w:r>
      <w:ins w:id="126" w:author="Suretha Cruse" w:date="2023-11-18T13:23:00Z">
        <w:r w:rsidR="00AE4872">
          <w:rPr>
            <w:rFonts w:ascii="Times New Roman" w:eastAsia="Times New Roman" w:hAnsi="Times New Roman" w:cs="Times New Roman"/>
            <w:sz w:val="24"/>
            <w:szCs w:val="24"/>
          </w:rPr>
          <w:t xml:space="preserve">Saudi </w:t>
        </w:r>
      </w:ins>
      <w:r>
        <w:rPr>
          <w:rFonts w:ascii="Times New Roman" w:eastAsia="Times New Roman" w:hAnsi="Times New Roman" w:cs="Times New Roman"/>
          <w:sz w:val="24"/>
          <w:szCs w:val="24"/>
        </w:rPr>
        <w:t xml:space="preserve">points for every SAR1 spent, and your points remain valid for </w:t>
      </w:r>
      <w:ins w:id="127" w:author="Mohammed Alshajajeer" w:date="2023-11-19T16:46:00Z">
        <w:r w:rsidR="00A55ED7">
          <w:rPr>
            <w:rFonts w:ascii="Times New Roman" w:eastAsia="Times New Roman" w:hAnsi="Times New Roman" w:cs="Times New Roman"/>
            <w:sz w:val="24"/>
            <w:szCs w:val="24"/>
          </w:rPr>
          <w:t>30</w:t>
        </w:r>
      </w:ins>
      <w:del w:id="128" w:author="Mohammed Alshajajeer" w:date="2023-11-19T16:46:00Z">
        <w:r w:rsidDel="00A55ED7">
          <w:rPr>
            <w:rFonts w:ascii="Times New Roman" w:eastAsia="Times New Roman" w:hAnsi="Times New Roman" w:cs="Times New Roman"/>
            <w:sz w:val="24"/>
            <w:szCs w:val="24"/>
          </w:rPr>
          <w:delText>2.5</w:delText>
        </w:r>
      </w:del>
      <w:r>
        <w:rPr>
          <w:rFonts w:ascii="Times New Roman" w:eastAsia="Times New Roman" w:hAnsi="Times New Roman" w:cs="Times New Roman"/>
          <w:sz w:val="24"/>
          <w:szCs w:val="24"/>
        </w:rPr>
        <w:t xml:space="preserve"> </w:t>
      </w:r>
      <w:ins w:id="129" w:author="Ayman Sulaimani" w:date="2023-11-20T13:12:00Z">
        <w:r w:rsidR="000104AC">
          <w:rPr>
            <w:rFonts w:ascii="Times New Roman" w:eastAsia="Times New Roman" w:hAnsi="Times New Roman" w:cs="Times New Roman"/>
            <w:sz w:val="24"/>
            <w:szCs w:val="24"/>
          </w:rPr>
          <w:t>M</w:t>
        </w:r>
      </w:ins>
      <w:ins w:id="130" w:author="Mohammed Alshajajeer" w:date="2023-11-19T16:47:00Z">
        <w:del w:id="131" w:author="Ayman Sulaimani" w:date="2023-11-20T13:12:00Z">
          <w:r w:rsidR="00A55ED7" w:rsidDel="000104AC">
            <w:rPr>
              <w:rFonts w:ascii="Times New Roman" w:eastAsia="Times New Roman" w:hAnsi="Times New Roman" w:cs="Times New Roman"/>
              <w:sz w:val="24"/>
              <w:szCs w:val="24"/>
            </w:rPr>
            <w:delText>m</w:delText>
          </w:r>
        </w:del>
        <w:r w:rsidR="00A55ED7">
          <w:rPr>
            <w:rFonts w:ascii="Times New Roman" w:eastAsia="Times New Roman" w:hAnsi="Times New Roman" w:cs="Times New Roman"/>
            <w:sz w:val="24"/>
            <w:szCs w:val="24"/>
          </w:rPr>
          <w:t>onths</w:t>
        </w:r>
      </w:ins>
      <w:ins w:id="132" w:author="Ayman Sulaimani" w:date="2023-11-20T13:12:00Z">
        <w:r w:rsidR="000104AC">
          <w:rPr>
            <w:rFonts w:ascii="Times New Roman" w:eastAsia="Times New Roman" w:hAnsi="Times New Roman" w:cs="Times New Roman"/>
            <w:sz w:val="24"/>
            <w:szCs w:val="24"/>
          </w:rPr>
          <w:t>.</w:t>
        </w:r>
      </w:ins>
      <w:del w:id="133" w:author="Mohammed Alshajajeer" w:date="2023-11-19T16:47:00Z">
        <w:r w:rsidDel="00A55ED7">
          <w:rPr>
            <w:rFonts w:ascii="Times New Roman" w:eastAsia="Times New Roman" w:hAnsi="Times New Roman" w:cs="Times New Roman"/>
            <w:sz w:val="24"/>
            <w:szCs w:val="24"/>
          </w:rPr>
          <w:delText>years</w:delText>
        </w:r>
      </w:del>
      <w:r>
        <w:rPr>
          <w:rFonts w:ascii="Times New Roman" w:eastAsia="Times New Roman" w:hAnsi="Times New Roman" w:cs="Times New Roman"/>
          <w:sz w:val="24"/>
          <w:szCs w:val="24"/>
        </w:rPr>
        <w:t xml:space="preserve"> </w:t>
      </w:r>
    </w:p>
    <w:p w14:paraId="6CE82BA7" w14:textId="77777777" w:rsidR="00040920" w:rsidRDefault="00040920">
      <w:pPr>
        <w:rPr>
          <w:rFonts w:ascii="Times New Roman" w:eastAsia="Times New Roman" w:hAnsi="Times New Roman" w:cs="Times New Roman"/>
          <w:sz w:val="24"/>
          <w:szCs w:val="24"/>
        </w:rPr>
      </w:pPr>
    </w:p>
    <w:p w14:paraId="21DF9B88" w14:textId="77777777" w:rsidR="00040920" w:rsidRDefault="00000000">
      <w:pPr>
        <w:rPr>
          <w:rFonts w:ascii="Times New Roman" w:eastAsia="Times New Roman" w:hAnsi="Times New Roman" w:cs="Times New Roman"/>
          <w:sz w:val="24"/>
          <w:szCs w:val="24"/>
          <w:highlight w:val="cyan"/>
        </w:rPr>
      </w:pPr>
      <w:r>
        <w:rPr>
          <w:rFonts w:ascii="Times New Roman" w:eastAsia="Times New Roman" w:hAnsi="Times New Roman" w:cs="Times New Roman"/>
          <w:sz w:val="24"/>
          <w:szCs w:val="24"/>
          <w:highlight w:val="cyan"/>
        </w:rPr>
        <w:t>[column 4]</w:t>
      </w:r>
    </w:p>
    <w:p w14:paraId="1A5E7F9C"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[Black Tier Logo]</w:t>
      </w:r>
    </w:p>
    <w:p w14:paraId="5BEBE24D" w14:textId="77777777" w:rsidR="000104AC" w:rsidRDefault="00000000">
      <w:pPr>
        <w:rPr>
          <w:ins w:id="134" w:author="Ayman Sulaimani" w:date="2023-11-20T13:13:00Z"/>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[body text]</w:t>
      </w:r>
      <w:r>
        <w:rPr>
          <w:rFonts w:ascii="Times New Roman" w:eastAsia="Times New Roman" w:hAnsi="Times New Roman" w:cs="Times New Roman"/>
          <w:sz w:val="24"/>
          <w:szCs w:val="24"/>
        </w:rPr>
        <w:t xml:space="preserve"> Achieve Black status once you spend SAR250,000 on eligible purchases. At this elite level, you’ll earn</w:t>
      </w:r>
      <w:ins w:id="135" w:author="Mohammed Alshajajeer" w:date="2023-11-19T16:47:00Z">
        <w:r w:rsidR="00A55ED7">
          <w:rPr>
            <w:rFonts w:ascii="Times New Roman" w:eastAsia="Times New Roman" w:hAnsi="Times New Roman" w:cs="Times New Roman"/>
            <w:sz w:val="24"/>
            <w:szCs w:val="24"/>
          </w:rPr>
          <w:t xml:space="preserve"> 3</w:t>
        </w:r>
      </w:ins>
      <w:del w:id="136" w:author="Mohammed Alshajajeer" w:date="2023-11-19T16:47:00Z">
        <w:r w:rsidDel="00A55ED7">
          <w:rPr>
            <w:rFonts w:ascii="Times New Roman" w:eastAsia="Times New Roman" w:hAnsi="Times New Roman" w:cs="Times New Roman"/>
            <w:sz w:val="24"/>
            <w:szCs w:val="24"/>
          </w:rPr>
          <w:delText xml:space="preserve"> 2</w:delText>
        </w:r>
      </w:del>
      <w:r>
        <w:rPr>
          <w:rFonts w:ascii="Times New Roman" w:eastAsia="Times New Roman" w:hAnsi="Times New Roman" w:cs="Times New Roman"/>
          <w:sz w:val="24"/>
          <w:szCs w:val="24"/>
        </w:rPr>
        <w:t xml:space="preserve"> </w:t>
      </w:r>
      <w:ins w:id="137" w:author="Suretha Cruse" w:date="2023-11-18T13:23:00Z">
        <w:r w:rsidR="00AE4872">
          <w:rPr>
            <w:rFonts w:ascii="Times New Roman" w:eastAsia="Times New Roman" w:hAnsi="Times New Roman" w:cs="Times New Roman"/>
            <w:sz w:val="24"/>
            <w:szCs w:val="24"/>
          </w:rPr>
          <w:t xml:space="preserve">Saudi </w:t>
        </w:r>
      </w:ins>
      <w:r>
        <w:rPr>
          <w:rFonts w:ascii="Times New Roman" w:eastAsia="Times New Roman" w:hAnsi="Times New Roman" w:cs="Times New Roman"/>
          <w:sz w:val="24"/>
          <w:szCs w:val="24"/>
        </w:rPr>
        <w:t xml:space="preserve">points for every SAR1 spent, and your points remain valid for </w:t>
      </w:r>
      <w:del w:id="138" w:author="Mohammed Alshajajeer" w:date="2023-11-19T16:47:00Z">
        <w:r w:rsidDel="00A55ED7">
          <w:rPr>
            <w:rFonts w:ascii="Times New Roman" w:eastAsia="Times New Roman" w:hAnsi="Times New Roman" w:cs="Times New Roman"/>
            <w:sz w:val="24"/>
            <w:szCs w:val="24"/>
          </w:rPr>
          <w:delText xml:space="preserve">three </w:delText>
        </w:r>
      </w:del>
      <w:ins w:id="139" w:author="Mohammed Alshajajeer" w:date="2023-11-19T16:47:00Z">
        <w:del w:id="140" w:author="Ayman Sulaimani" w:date="2023-11-20T13:12:00Z">
          <w:r w:rsidR="00A55ED7" w:rsidDel="000104AC">
            <w:rPr>
              <w:rFonts w:ascii="Times New Roman" w:eastAsia="Times New Roman" w:hAnsi="Times New Roman" w:cs="Times New Roman"/>
              <w:sz w:val="24"/>
              <w:szCs w:val="24"/>
            </w:rPr>
            <w:delText xml:space="preserve">3 </w:delText>
          </w:r>
        </w:del>
      </w:ins>
      <w:del w:id="141" w:author="Ayman Sulaimani" w:date="2023-11-20T13:12:00Z">
        <w:r w:rsidDel="000104AC">
          <w:rPr>
            <w:rFonts w:ascii="Times New Roman" w:eastAsia="Times New Roman" w:hAnsi="Times New Roman" w:cs="Times New Roman"/>
            <w:sz w:val="24"/>
            <w:szCs w:val="24"/>
          </w:rPr>
          <w:delText>years</w:delText>
        </w:r>
      </w:del>
      <w:ins w:id="142" w:author="Ayman Sulaimani" w:date="2023-11-20T13:12:00Z">
        <w:r w:rsidR="000104AC">
          <w:rPr>
            <w:rFonts w:ascii="Times New Roman" w:eastAsia="Times New Roman" w:hAnsi="Times New Roman" w:cs="Times New Roman"/>
            <w:sz w:val="24"/>
            <w:szCs w:val="24"/>
          </w:rPr>
          <w:t>36 Mo</w:t>
        </w:r>
      </w:ins>
      <w:ins w:id="143" w:author="Ayman Sulaimani" w:date="2023-11-20T13:13:00Z">
        <w:r w:rsidR="000104AC">
          <w:rPr>
            <w:rFonts w:ascii="Times New Roman" w:eastAsia="Times New Roman" w:hAnsi="Times New Roman" w:cs="Times New Roman"/>
            <w:sz w:val="24"/>
            <w:szCs w:val="24"/>
          </w:rPr>
          <w:t>nths</w:t>
        </w:r>
      </w:ins>
      <w:r>
        <w:rPr>
          <w:rFonts w:ascii="Times New Roman" w:eastAsia="Times New Roman" w:hAnsi="Times New Roman" w:cs="Times New Roman"/>
          <w:sz w:val="24"/>
          <w:szCs w:val="24"/>
        </w:rPr>
        <w:t>.</w:t>
      </w:r>
    </w:p>
    <w:p w14:paraId="365236EC" w14:textId="3ADD6EAE"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11DEDE"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[button]</w:t>
      </w:r>
      <w:r>
        <w:rPr>
          <w:rFonts w:ascii="Times New Roman" w:eastAsia="Times New Roman" w:hAnsi="Times New Roman" w:cs="Times New Roman"/>
          <w:sz w:val="24"/>
          <w:szCs w:val="24"/>
        </w:rPr>
        <w:t xml:space="preserve"> Find Your Membership Tier</w:t>
      </w:r>
    </w:p>
    <w:p w14:paraId="479FAA0A" w14:textId="77777777" w:rsidR="0004092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 xml:space="preserve">[CTA] </w:t>
      </w:r>
      <w:r>
        <w:rPr>
          <w:rFonts w:ascii="Times New Roman" w:eastAsia="Times New Roman" w:hAnsi="Times New Roman" w:cs="Times New Roman"/>
          <w:sz w:val="24"/>
          <w:szCs w:val="24"/>
        </w:rPr>
        <w:t>rewards.visitsaudi.com/</w:t>
      </w:r>
      <w:proofErr w:type="spellStart"/>
      <w:r>
        <w:rPr>
          <w:rFonts w:ascii="Times New Roman" w:eastAsia="Times New Roman" w:hAnsi="Times New Roman" w:cs="Times New Roman"/>
          <w:sz w:val="24"/>
          <w:szCs w:val="24"/>
        </w:rPr>
        <w:t>en</w:t>
      </w:r>
      <w:proofErr w:type="spellEnd"/>
      <w:r>
        <w:rPr>
          <w:rFonts w:ascii="Times New Roman" w:eastAsia="Times New Roman" w:hAnsi="Times New Roman" w:cs="Times New Roman"/>
          <w:sz w:val="24"/>
          <w:szCs w:val="24"/>
        </w:rPr>
        <w:t>/membership-tiers</w:t>
      </w:r>
    </w:p>
    <w:p w14:paraId="534B0EBC" w14:textId="77777777" w:rsidR="00040920" w:rsidRDefault="00040920">
      <w:pPr>
        <w:rPr>
          <w:rFonts w:ascii="Times New Roman" w:eastAsia="Times New Roman" w:hAnsi="Times New Roman" w:cs="Times New Roman"/>
          <w:sz w:val="24"/>
          <w:szCs w:val="24"/>
        </w:rPr>
      </w:pPr>
    </w:p>
    <w:p w14:paraId="0181189E" w14:textId="77777777" w:rsidR="00040920" w:rsidRDefault="00040920">
      <w:pPr>
        <w:rPr>
          <w:rFonts w:ascii="Times New Roman" w:eastAsia="Times New Roman" w:hAnsi="Times New Roman" w:cs="Times New Roman"/>
          <w:sz w:val="24"/>
          <w:szCs w:val="24"/>
          <w:highlight w:val="cyan"/>
        </w:rPr>
      </w:pPr>
    </w:p>
    <w:p w14:paraId="509A2277" w14:textId="77777777" w:rsidR="00040920" w:rsidRDefault="00000000">
      <w:pPr>
        <w:shd w:val="clear" w:color="auto" w:fill="FFFFFF"/>
        <w:rPr>
          <w:rFonts w:ascii="Times New Roman" w:eastAsia="Times New Roman" w:hAnsi="Times New Roman" w:cs="Times New Roman"/>
          <w:color w:val="6FA8DC"/>
          <w:sz w:val="24"/>
          <w:szCs w:val="24"/>
        </w:rPr>
      </w:pPr>
      <w:r>
        <w:rPr>
          <w:rFonts w:ascii="Times New Roman" w:eastAsia="Times New Roman" w:hAnsi="Times New Roman" w:cs="Times New Roman"/>
          <w:color w:val="6FA8DC"/>
          <w:sz w:val="24"/>
          <w:szCs w:val="24"/>
        </w:rPr>
        <w:t xml:space="preserve">SEO </w:t>
      </w:r>
    </w:p>
    <w:p w14:paraId="44290A7F" w14:textId="77777777" w:rsidR="00040920" w:rsidRDefault="00000000">
      <w:pPr>
        <w:shd w:val="clear" w:color="auto" w:fill="FFFFFF"/>
        <w:rPr>
          <w:rFonts w:ascii="Times New Roman" w:eastAsia="Times New Roman" w:hAnsi="Times New Roman" w:cs="Times New Roman"/>
          <w:color w:val="6FA8DC"/>
          <w:sz w:val="24"/>
          <w:szCs w:val="24"/>
        </w:rPr>
      </w:pPr>
      <w:r>
        <w:rPr>
          <w:rFonts w:ascii="Times New Roman" w:eastAsia="Times New Roman" w:hAnsi="Times New Roman" w:cs="Times New Roman"/>
          <w:color w:val="6FA8DC"/>
          <w:sz w:val="24"/>
          <w:szCs w:val="24"/>
        </w:rPr>
        <w:t xml:space="preserve">Meta Title: About Us | Saudi Rewards </w:t>
      </w:r>
    </w:p>
    <w:p w14:paraId="75847237" w14:textId="77777777" w:rsidR="00040920" w:rsidRDefault="00000000">
      <w:pPr>
        <w:shd w:val="clear" w:color="auto" w:fill="FFFFFF"/>
        <w:rPr>
          <w:rFonts w:ascii="Times New Roman" w:eastAsia="Times New Roman" w:hAnsi="Times New Roman" w:cs="Times New Roman"/>
          <w:color w:val="6FA8DC"/>
          <w:sz w:val="24"/>
          <w:szCs w:val="24"/>
        </w:rPr>
      </w:pPr>
      <w:r>
        <w:rPr>
          <w:rFonts w:ascii="Times New Roman" w:eastAsia="Times New Roman" w:hAnsi="Times New Roman" w:cs="Times New Roman"/>
          <w:color w:val="6FA8DC"/>
          <w:sz w:val="24"/>
          <w:szCs w:val="24"/>
        </w:rPr>
        <w:t>Meta Description: Discover Saudi Rewards, a national rewards program redefining travel. Earn more points and unlock more rewards on your next trip to Saudi Arabia.</w:t>
      </w:r>
    </w:p>
    <w:p w14:paraId="751E9E24" w14:textId="77777777" w:rsidR="00040920" w:rsidRDefault="00000000">
      <w:pPr>
        <w:shd w:val="clear" w:color="auto" w:fill="FFFFFF"/>
        <w:rPr>
          <w:rFonts w:ascii="Times New Roman" w:eastAsia="Times New Roman" w:hAnsi="Times New Roman" w:cs="Times New Roman"/>
          <w:sz w:val="24"/>
          <w:szCs w:val="24"/>
          <w:highlight w:val="cyan"/>
        </w:rPr>
      </w:pPr>
      <w:r>
        <w:rPr>
          <w:rFonts w:ascii="Times New Roman" w:eastAsia="Times New Roman" w:hAnsi="Times New Roman" w:cs="Times New Roman"/>
          <w:color w:val="6FA8DC"/>
          <w:sz w:val="24"/>
          <w:szCs w:val="24"/>
        </w:rPr>
        <w:t>URL: /</w:t>
      </w:r>
      <w:proofErr w:type="spellStart"/>
      <w:r>
        <w:rPr>
          <w:rFonts w:ascii="Times New Roman" w:eastAsia="Times New Roman" w:hAnsi="Times New Roman" w:cs="Times New Roman"/>
          <w:color w:val="6FA8DC"/>
          <w:sz w:val="24"/>
          <w:szCs w:val="24"/>
        </w:rPr>
        <w:t>en</w:t>
      </w:r>
      <w:proofErr w:type="spellEnd"/>
      <w:r>
        <w:rPr>
          <w:rFonts w:ascii="Times New Roman" w:eastAsia="Times New Roman" w:hAnsi="Times New Roman" w:cs="Times New Roman"/>
          <w:color w:val="6FA8DC"/>
          <w:sz w:val="24"/>
          <w:szCs w:val="24"/>
        </w:rPr>
        <w:t>/about</w:t>
      </w:r>
    </w:p>
    <w:sectPr w:rsidR="00040920">
      <w:headerReference w:type="default" r:id="rId15"/>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3" w:author="Sam Anderson" w:date="2023-11-15T19:09:00Z" w:initials="">
    <w:p w14:paraId="1A3F8B1D" w14:textId="77777777" w:rsidR="00040920" w:rsidRDefault="00000000">
      <w:pPr>
        <w:widowControl w:val="0"/>
        <w:pBdr>
          <w:top w:val="nil"/>
          <w:left w:val="nil"/>
          <w:bottom w:val="nil"/>
          <w:right w:val="nil"/>
          <w:between w:val="nil"/>
        </w:pBdr>
        <w:spacing w:line="240" w:lineRule="auto"/>
        <w:rPr>
          <w:color w:val="000000"/>
        </w:rPr>
      </w:pPr>
      <w:r>
        <w:rPr>
          <w:color w:val="000000"/>
        </w:rPr>
        <w:t>Felwa/Mohammed: Who is creating this page?</w:t>
      </w:r>
    </w:p>
  </w:comment>
  <w:comment w:id="64" w:author="Mohammed Alshajajeer" w:date="2023-11-16T22:08:00Z" w:initials="MA">
    <w:p w14:paraId="71D20AAA" w14:textId="77777777" w:rsidR="00FF4E2A" w:rsidRDefault="00FF4E2A" w:rsidP="0016373E">
      <w:pPr>
        <w:pStyle w:val="CommentText"/>
      </w:pPr>
      <w:r>
        <w:rPr>
          <w:rStyle w:val="CommentReference"/>
        </w:rPr>
        <w:annotationRef/>
      </w:r>
      <w:r>
        <w:t xml:space="preserve">This is the registration page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3F8B1D" w15:done="0"/>
  <w15:commentEx w15:paraId="71D20AAA" w15:paraIdParent="1A3F8B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824530A" w16cex:dateUtc="2023-11-16T19: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3F8B1D" w16cid:durableId="75926299"/>
  <w16cid:commentId w16cid:paraId="71D20AAA" w16cid:durableId="082453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40897" w14:textId="77777777" w:rsidR="00914CEF" w:rsidRDefault="00914CEF">
      <w:pPr>
        <w:spacing w:line="240" w:lineRule="auto"/>
      </w:pPr>
      <w:r>
        <w:separator/>
      </w:r>
    </w:p>
  </w:endnote>
  <w:endnote w:type="continuationSeparator" w:id="0">
    <w:p w14:paraId="4CDA8312" w14:textId="77777777" w:rsidR="00914CEF" w:rsidRDefault="00914C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361D1" w14:textId="77777777" w:rsidR="00914CEF" w:rsidRDefault="00914CEF">
      <w:pPr>
        <w:spacing w:line="240" w:lineRule="auto"/>
      </w:pPr>
      <w:r>
        <w:separator/>
      </w:r>
    </w:p>
  </w:footnote>
  <w:footnote w:type="continuationSeparator" w:id="0">
    <w:p w14:paraId="1CA3F6C0" w14:textId="77777777" w:rsidR="00914CEF" w:rsidRDefault="00914C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A1376" w14:textId="77777777" w:rsidR="00040920" w:rsidRDefault="00000000">
    <w:pPr>
      <w:spacing w:line="240" w:lineRule="auto"/>
    </w:pPr>
    <w:r>
      <w:rPr>
        <w:rFonts w:ascii="Calibri" w:eastAsia="Calibri" w:hAnsi="Calibri" w:cs="Calibri"/>
        <w:noProof/>
        <w:sz w:val="24"/>
        <w:szCs w:val="24"/>
      </w:rPr>
      <w:drawing>
        <wp:inline distT="0" distB="0" distL="0" distR="0" wp14:anchorId="149D7B9A" wp14:editId="789B9058">
          <wp:extent cx="983613" cy="290447"/>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983613" cy="290447"/>
                  </a:xfrm>
                  <a:prstGeom prst="rect">
                    <a:avLst/>
                  </a:prstGeom>
                  <a:ln/>
                </pic:spPr>
              </pic:pic>
            </a:graphicData>
          </a:graphic>
        </wp:inline>
      </w:drawing>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retha Cruse">
    <w15:presenceInfo w15:providerId="None" w15:userId="Suretha Cruse"/>
  </w15:person>
  <w15:person w15:author="Mohammed Alshajajeer">
    <w15:presenceInfo w15:providerId="AD" w15:userId="S::mshajajeer@sta.gov.sa::a2a7913d-9ac3-4c01-ad1c-3a1fda36c572"/>
  </w15:person>
  <w15:person w15:author="Sam Anderson">
    <w15:presenceInfo w15:providerId="AD" w15:userId="S::sam.anderson@manifest.com::0eac2b74-aea2-49d4-adc9-aa307f5a9ac6"/>
  </w15:person>
  <w15:person w15:author="Ayman Sulaimani">
    <w15:presenceInfo w15:providerId="AD" w15:userId="S::asulaimani@sta.gov.sa::6258ae22-b2c1-4ec3-aa5d-588a33517b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920"/>
    <w:rsid w:val="000104AC"/>
    <w:rsid w:val="00040920"/>
    <w:rsid w:val="002B7A6F"/>
    <w:rsid w:val="00503662"/>
    <w:rsid w:val="005A10CC"/>
    <w:rsid w:val="00601E20"/>
    <w:rsid w:val="00840459"/>
    <w:rsid w:val="008762E8"/>
    <w:rsid w:val="008927F6"/>
    <w:rsid w:val="008B01C2"/>
    <w:rsid w:val="008D12EA"/>
    <w:rsid w:val="00914CEF"/>
    <w:rsid w:val="00A55ED7"/>
    <w:rsid w:val="00AE4872"/>
    <w:rsid w:val="00EA0F07"/>
    <w:rsid w:val="00F2221D"/>
    <w:rsid w:val="00FF4E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161D7"/>
  <w15:docId w15:val="{D681E8D0-22E9-4C5F-B846-CA7E6DD49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FF4E2A"/>
    <w:rPr>
      <w:b/>
      <w:bCs/>
    </w:rPr>
  </w:style>
  <w:style w:type="character" w:customStyle="1" w:styleId="CommentSubjectChar">
    <w:name w:val="Comment Subject Char"/>
    <w:basedOn w:val="CommentTextChar"/>
    <w:link w:val="CommentSubject"/>
    <w:uiPriority w:val="99"/>
    <w:semiHidden/>
    <w:rsid w:val="00FF4E2A"/>
    <w:rPr>
      <w:b/>
      <w:bCs/>
      <w:sz w:val="20"/>
      <w:szCs w:val="20"/>
    </w:rPr>
  </w:style>
  <w:style w:type="paragraph" w:styleId="Revision">
    <w:name w:val="Revision"/>
    <w:hidden/>
    <w:uiPriority w:val="99"/>
    <w:semiHidden/>
    <w:rsid w:val="008D12EA"/>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4214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microsoft.com/office/2016/09/relationships/commentsIds" Target="commentsIds.xm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microsoft.com/office/2011/relationships/commentsExtended" Target="commentsExtended.xml"/><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comments" Target="comments.xml"/><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png"/><Relationship Id="rId14" Type="http://schemas.microsoft.com/office/2018/08/relationships/commentsExtensible" Target="commentsExtensible.xml"/></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4</Pages>
  <Words>643</Words>
  <Characters>3671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Suretha</dc:creator>
  <cp:lastModifiedBy>Ayman Sulaimani</cp:lastModifiedBy>
  <cp:revision>7</cp:revision>
  <dcterms:created xsi:type="dcterms:W3CDTF">2023-11-18T10:24:00Z</dcterms:created>
  <dcterms:modified xsi:type="dcterms:W3CDTF">2023-11-20T10:13:00Z</dcterms:modified>
</cp:coreProperties>
</file>