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media/image8.jpg" ContentType="image/jpeg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16DF0" w14:textId="77777777" w:rsidR="001C444F" w:rsidRDefault="001C444F">
      <w:pPr>
        <w:spacing w:line="240" w:lineRule="auto"/>
      </w:pPr>
    </w:p>
    <w:p w14:paraId="2A334311" w14:textId="77777777" w:rsidR="001C444F" w:rsidRDefault="00000000">
      <w:pPr>
        <w:pStyle w:val="Heading3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xdmyq5v2i7g3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Saudi Tourism Authority </w:t>
      </w:r>
    </w:p>
    <w:p w14:paraId="0BA0A378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Saudi Rewards - Membership Tiers Page</w:t>
      </w:r>
    </w:p>
    <w:p w14:paraId="2CABE03A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November 2023</w:t>
      </w:r>
    </w:p>
    <w:p w14:paraId="58C5DC4C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A13789" w14:textId="77777777" w:rsidR="001C444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Membership Tiers Page </w:t>
      </w:r>
    </w:p>
    <w:p w14:paraId="78DC5A22" w14:textId="1A7B8435" w:rsidR="001C444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del w:id="1" w:author="Suretha Cruse" w:date="2023-11-18T14:02:00Z">
        <w:r w:rsidDel="000020C3">
          <w:rPr>
            <w:rFonts w:ascii="Times New Roman" w:eastAsia="Times New Roman" w:hAnsi="Times New Roman" w:cs="Times New Roman"/>
            <w:b/>
            <w:noProof/>
            <w:sz w:val="24"/>
            <w:szCs w:val="24"/>
          </w:rPr>
          <w:drawing>
            <wp:inline distT="114300" distB="114300" distL="114300" distR="114300" wp14:anchorId="4EEA52DF" wp14:editId="0F8925F7">
              <wp:extent cx="2724150" cy="4775299"/>
              <wp:effectExtent l="0" t="0" r="0" b="0"/>
              <wp:docPr id="1" name="image4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png"/>
                      <pic:cNvPicPr preferRelativeResize="0"/>
                    </pic:nvPicPr>
                    <pic:blipFill>
                      <a:blip r:embed="rId6"/>
                      <a:srcRect b="2958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4150" cy="4775299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  <w:ins w:id="2" w:author="Suretha Cruse" w:date="2023-11-18T14:02:00Z">
        <w:r w:rsidR="000020C3" w:rsidRPr="000020C3">
          <w:rPr>
            <w:rFonts w:ascii="Times New Roman" w:eastAsia="Times New Roman" w:hAnsi="Times New Roman" w:cs="Times New Roman"/>
            <w:b/>
            <w:noProof/>
            <w:sz w:val="24"/>
            <w:szCs w:val="24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F8BA46C" wp14:editId="7B2F7B6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2576195" cy="5744845"/>
                  <wp:effectExtent l="0" t="0" r="0" b="8255"/>
                  <wp:wrapNone/>
                  <wp:docPr id="12" name="object 1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576195" cy="5744845"/>
                            <a:chOff x="0" y="0"/>
                            <a:chExt cx="2575837" cy="5744421"/>
                          </a:xfrm>
                        </wpg:grpSpPr>
                        <pic:pic xmlns:pic="http://schemas.openxmlformats.org/drawingml/2006/picture">
                          <pic:nvPicPr>
                            <pic:cNvPr id="1174621563" name="object 13"/>
                            <pic:cNvPicPr/>
                          </pic:nvPicPr>
                          <pic:blipFill>
                            <a:blip r:embed="rId7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75837" cy="574442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31733009" name="object 14"/>
                            <pic:cNvPicPr/>
                          </pic:nvPicPr>
                          <pic:blipFill>
                            <a:blip r:embed="rId8" cstate="print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354" y="11068"/>
                              <a:ext cx="2471128" cy="563970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7EBBBA1E" id="object 12" o:spid="_x0000_s1026" style="position:absolute;margin-left:0;margin-top:-.05pt;width:202.85pt;height:452.35pt;z-index:251659264" coordsize="25758,57444" o:gfxdata="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ject 13" o:spid="_x0000_s1027" type="#_x0000_t75" style="position:absolute;width:25758;height:57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">
                    <v:imagedata r:id="rId9" o:title=""/>
                  </v:shape>
                  <v:shape id="object 14" o:spid="_x0000_s1028" type="#_x0000_t75" style="position:absolute;left:523;top:110;width:24711;height:56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">
                    <v:imagedata r:id="rId10" o:title=""/>
                  </v:shape>
                </v:group>
              </w:pict>
            </mc:Fallback>
          </mc:AlternateContent>
        </w:r>
      </w:ins>
    </w:p>
    <w:p w14:paraId="387AC29D" w14:textId="77777777" w:rsidR="001C444F" w:rsidRDefault="001C444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88C90A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[header component]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9573D4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[H1]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Membership tiers </w:t>
      </w:r>
    </w:p>
    <w:p w14:paraId="0A8954C6" w14:textId="77777777" w:rsidR="001C444F" w:rsidRDefault="001C444F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185F1B7" w14:textId="77777777" w:rsidR="001C444F" w:rsidRDefault="00000000">
      <w:pPr>
        <w:rPr>
          <w:ins w:id="3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[intro component]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7890E1" w14:textId="77777777" w:rsidR="000020C3" w:rsidRDefault="000020C3">
      <w:pPr>
        <w:rPr>
          <w:ins w:id="4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6D6AED34" w14:textId="77777777" w:rsidR="000020C3" w:rsidRDefault="000020C3">
      <w:pPr>
        <w:rPr>
          <w:ins w:id="5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789C5FD1" w14:textId="77777777" w:rsidR="000020C3" w:rsidRDefault="000020C3">
      <w:pPr>
        <w:rPr>
          <w:ins w:id="6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4D85F42C" w14:textId="77777777" w:rsidR="000020C3" w:rsidRDefault="000020C3">
      <w:pPr>
        <w:rPr>
          <w:ins w:id="7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6EC2773E" w14:textId="77777777" w:rsidR="000020C3" w:rsidRDefault="000020C3">
      <w:pPr>
        <w:rPr>
          <w:ins w:id="8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39546920" w14:textId="77777777" w:rsidR="000020C3" w:rsidRDefault="000020C3">
      <w:pPr>
        <w:rPr>
          <w:ins w:id="9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31A3E902" w14:textId="77777777" w:rsidR="000020C3" w:rsidRDefault="000020C3">
      <w:pPr>
        <w:rPr>
          <w:ins w:id="10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52A71480" w14:textId="77777777" w:rsidR="000020C3" w:rsidRDefault="000020C3">
      <w:pPr>
        <w:rPr>
          <w:ins w:id="11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0C3C325A" w14:textId="77777777" w:rsidR="000020C3" w:rsidRDefault="000020C3">
      <w:pPr>
        <w:rPr>
          <w:ins w:id="12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2812997F" w14:textId="77777777" w:rsidR="000020C3" w:rsidRDefault="000020C3">
      <w:pPr>
        <w:rPr>
          <w:ins w:id="13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57B5F01E" w14:textId="77777777" w:rsidR="000020C3" w:rsidRDefault="000020C3">
      <w:pPr>
        <w:rPr>
          <w:ins w:id="14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664913A9" w14:textId="77777777" w:rsidR="000020C3" w:rsidRDefault="000020C3">
      <w:pPr>
        <w:rPr>
          <w:ins w:id="15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54FF615E" w14:textId="77777777" w:rsidR="000020C3" w:rsidRDefault="000020C3">
      <w:pPr>
        <w:rPr>
          <w:ins w:id="16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29819E16" w14:textId="77777777" w:rsidR="000020C3" w:rsidRDefault="000020C3">
      <w:pPr>
        <w:rPr>
          <w:ins w:id="17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09F4DDDD" w14:textId="77777777" w:rsidR="000020C3" w:rsidRDefault="000020C3">
      <w:pPr>
        <w:rPr>
          <w:ins w:id="18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43F5B65B" w14:textId="77777777" w:rsidR="000020C3" w:rsidRDefault="000020C3">
      <w:pPr>
        <w:rPr>
          <w:ins w:id="19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28E5BA3C" w14:textId="77777777" w:rsidR="000020C3" w:rsidRDefault="000020C3">
      <w:pPr>
        <w:rPr>
          <w:ins w:id="20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580F818C" w14:textId="77777777" w:rsidR="000020C3" w:rsidRDefault="000020C3">
      <w:pPr>
        <w:rPr>
          <w:ins w:id="21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7C6CD830" w14:textId="77777777" w:rsidR="000020C3" w:rsidRDefault="000020C3">
      <w:pPr>
        <w:rPr>
          <w:ins w:id="22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47B0A482" w14:textId="77777777" w:rsidR="000020C3" w:rsidRDefault="000020C3">
      <w:pPr>
        <w:rPr>
          <w:ins w:id="23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674660C8" w14:textId="77777777" w:rsidR="000020C3" w:rsidRDefault="000020C3">
      <w:pPr>
        <w:rPr>
          <w:ins w:id="24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5312A72B" w14:textId="77777777" w:rsidR="000020C3" w:rsidRDefault="000020C3">
      <w:pPr>
        <w:rPr>
          <w:ins w:id="25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0B30AF77" w14:textId="77777777" w:rsidR="000020C3" w:rsidRDefault="000020C3">
      <w:pPr>
        <w:rPr>
          <w:ins w:id="26" w:author="Suretha Cruse" w:date="2023-11-18T14:02:00Z"/>
          <w:rFonts w:ascii="Times New Roman" w:eastAsia="Times New Roman" w:hAnsi="Times New Roman" w:cs="Times New Roman"/>
          <w:sz w:val="24"/>
          <w:szCs w:val="24"/>
        </w:rPr>
      </w:pPr>
    </w:p>
    <w:p w14:paraId="194EC932" w14:textId="77777777" w:rsidR="000020C3" w:rsidRDefault="00002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6E5C1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[body text]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F8E2A6" w14:textId="7509A521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Rewards from day one. Free membership. No fees, minimum spending threshold or daily spending limit — and that’s just the starting tier of Saudi Rewards. Members in all tiers can access “money can’t buy” experiences, ticket discounts for eligible events, exclusive offers </w:t>
      </w:r>
      <w:ins w:id="27" w:author="Suretha Cruse" w:date="2023-11-18T14:02:00Z">
        <w:r w:rsidR="000020C3">
          <w:rPr>
            <w:rFonts w:ascii="Times New Roman" w:eastAsia="Times New Roman" w:hAnsi="Times New Roman" w:cs="Times New Roman"/>
            <w:sz w:val="24"/>
            <w:szCs w:val="24"/>
          </w:rPr>
          <w:t xml:space="preserve">and deal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from travel and lifestyle partners, and a never-ending stream of exciting rewards.</w:t>
      </w:r>
    </w:p>
    <w:p w14:paraId="4C1BC35C" w14:textId="77777777" w:rsidR="001C444F" w:rsidRDefault="001C444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227E15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only gets better with every tier.</w:t>
      </w:r>
    </w:p>
    <w:p w14:paraId="264BC76B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2E1AE7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 more, get more.</w:t>
      </w:r>
    </w:p>
    <w:p w14:paraId="37CAF140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95FC36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[column component]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F9AD43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[H2]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Membership Tiers</w:t>
      </w:r>
    </w:p>
    <w:p w14:paraId="0078B0BF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2134DA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[column 1]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F56224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[Silver Tier Logo]</w:t>
      </w:r>
    </w:p>
    <w:p w14:paraId="1DC2E758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[body text]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Start at Silver and earn points, benefits and offers from the moment you sign up. It’s free to join and only gets better the further you go.</w:t>
      </w:r>
    </w:p>
    <w:p w14:paraId="5931D81C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3C8C67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[column 2]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E32A46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[Gold Tier Logo]</w:t>
      </w:r>
    </w:p>
    <w:p w14:paraId="26D9BDFC" w14:textId="13B4D676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[body text]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Advance to Gold once you spend SAR25,000 on eligible purchases. At this level, you’ll earn 1.25 </w:t>
      </w:r>
      <w:ins w:id="28" w:author="Suretha Cruse" w:date="2023-11-18T14:03:00Z">
        <w:r w:rsidR="000020C3">
          <w:rPr>
            <w:rFonts w:ascii="Times New Roman" w:eastAsia="Times New Roman" w:hAnsi="Times New Roman" w:cs="Times New Roman"/>
            <w:sz w:val="24"/>
            <w:szCs w:val="24"/>
          </w:rPr>
          <w:t xml:space="preserve">Saudi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points for every SAR1 spent, and your points remain valid for </w:t>
      </w:r>
      <w:del w:id="29" w:author="Suretha Cruse" w:date="2023-11-18T14:04:00Z">
        <w:r w:rsidDel="000020C3">
          <w:rPr>
            <w:rFonts w:ascii="Times New Roman" w:eastAsia="Times New Roman" w:hAnsi="Times New Roman" w:cs="Times New Roman"/>
            <w:sz w:val="24"/>
            <w:szCs w:val="24"/>
          </w:rPr>
          <w:delText xml:space="preserve">two </w:delText>
        </w:r>
      </w:del>
      <w:r w:rsidR="00C44D1C">
        <w:rPr>
          <w:rFonts w:ascii="Times New Roman" w:eastAsia="Times New Roman" w:hAnsi="Times New Roman" w:cs="Times New Roman"/>
          <w:sz w:val="24"/>
          <w:szCs w:val="24"/>
        </w:rPr>
        <w:t>24</w:t>
      </w:r>
      <w:ins w:id="30" w:author="Suretha Cruse" w:date="2023-11-18T14:04:00Z">
        <w:r w:rsidR="000020C3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="00C44D1C">
        <w:rPr>
          <w:rFonts w:ascii="Times New Roman" w:eastAsia="Times New Roman" w:hAnsi="Times New Roman" w:cs="Times New Roman"/>
          <w:sz w:val="24"/>
          <w:szCs w:val="24"/>
        </w:rPr>
        <w:t>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A5A3E72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1A6358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  <w:highlight w:val="cyan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[column 3]</w:t>
      </w:r>
    </w:p>
    <w:p w14:paraId="66620F31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[Platinum Tier Logo]</w:t>
      </w:r>
    </w:p>
    <w:p w14:paraId="5AEDBE0A" w14:textId="3E289C3F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[body text]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Reach Platinum once you spend SAR50,000 on eligible purchases. At this level, you’ll earn 1.5 </w:t>
      </w:r>
      <w:ins w:id="31" w:author="Suretha Cruse" w:date="2023-11-18T14:03:00Z">
        <w:r w:rsidR="000020C3">
          <w:rPr>
            <w:rFonts w:ascii="Times New Roman" w:eastAsia="Times New Roman" w:hAnsi="Times New Roman" w:cs="Times New Roman"/>
            <w:sz w:val="24"/>
            <w:szCs w:val="24"/>
          </w:rPr>
          <w:t xml:space="preserve">Saudi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points for every SAR1 spent, and your points remain valid for </w:t>
      </w:r>
      <w:r w:rsidR="00C44D1C">
        <w:rPr>
          <w:rFonts w:ascii="Times New Roman" w:eastAsia="Times New Roman" w:hAnsi="Times New Roman" w:cs="Times New Roman"/>
          <w:sz w:val="24"/>
          <w:szCs w:val="24"/>
        </w:rPr>
        <w:t>30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DA06D68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921E93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  <w:highlight w:val="cyan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[column 4]</w:t>
      </w:r>
    </w:p>
    <w:p w14:paraId="06ABC78B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[Black Tier Logo]</w:t>
      </w:r>
    </w:p>
    <w:p w14:paraId="0712E6AF" w14:textId="4AB9CE9C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[body text]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Achieve Black status once you spend SAR250,000 on eligible purchases. At this elite level, you’ll earn 2 </w:t>
      </w:r>
      <w:ins w:id="32" w:author="Suretha Cruse" w:date="2023-11-18T14:03:00Z">
        <w:r w:rsidR="000020C3">
          <w:rPr>
            <w:rFonts w:ascii="Times New Roman" w:eastAsia="Times New Roman" w:hAnsi="Times New Roman" w:cs="Times New Roman"/>
            <w:sz w:val="24"/>
            <w:szCs w:val="24"/>
          </w:rPr>
          <w:t xml:space="preserve">Saudi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points for every SAR1 spent, and your points remain valid for </w:t>
      </w:r>
      <w:del w:id="33" w:author="Suretha Cruse" w:date="2023-11-18T14:04:00Z">
        <w:r w:rsidDel="000020C3">
          <w:rPr>
            <w:rFonts w:ascii="Times New Roman" w:eastAsia="Times New Roman" w:hAnsi="Times New Roman" w:cs="Times New Roman"/>
            <w:sz w:val="24"/>
            <w:szCs w:val="24"/>
          </w:rPr>
          <w:delText xml:space="preserve">three </w:delText>
        </w:r>
      </w:del>
      <w:ins w:id="34" w:author="Suretha Cruse" w:date="2023-11-18T14:04:00Z">
        <w:r w:rsidR="000020C3">
          <w:rPr>
            <w:rFonts w:ascii="Times New Roman" w:eastAsia="Times New Roman" w:hAnsi="Times New Roman" w:cs="Times New Roman"/>
            <w:sz w:val="24"/>
            <w:szCs w:val="24"/>
          </w:rPr>
          <w:t>3</w:t>
        </w:r>
      </w:ins>
      <w:r w:rsidR="00C44D1C">
        <w:rPr>
          <w:rFonts w:ascii="Times New Roman" w:eastAsia="Times New Roman" w:hAnsi="Times New Roman" w:cs="Times New Roman"/>
          <w:sz w:val="24"/>
          <w:szCs w:val="24"/>
        </w:rPr>
        <w:t>6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B286A1D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87BD09F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F47CB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[chart component]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71FD07" w14:textId="77777777" w:rsidR="001C444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cyan"/>
        </w:rPr>
        <w:t>[H2]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How It Works </w:t>
      </w:r>
    </w:p>
    <w:p w14:paraId="3C04DDEB" w14:textId="77777777" w:rsidR="001C444F" w:rsidRDefault="001C444F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1C444F" w14:paraId="54D4C9B0" w14:textId="77777777">
        <w:trPr>
          <w:trHeight w:val="400"/>
        </w:trPr>
        <w:tc>
          <w:tcPr>
            <w:tcW w:w="3120" w:type="dxa"/>
            <w:gridSpan w:val="2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25B43" w14:textId="77777777" w:rsidR="001C444F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[H3]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Rewards Overview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3D97B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[Silver Tier Logo]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B09BE" w14:textId="77777777" w:rsidR="001C444F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[Gold Tier Logo]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917E" w14:textId="77777777" w:rsidR="001C444F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[Platinum Tier Logo]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75F3" w14:textId="77777777" w:rsidR="001C444F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[Black Tier Logo]</w:t>
            </w:r>
          </w:p>
        </w:tc>
      </w:tr>
      <w:tr w:rsidR="001C444F" w14:paraId="37BB6E08" w14:textId="77777777">
        <w:trPr>
          <w:trHeight w:val="400"/>
        </w:trPr>
        <w:tc>
          <w:tcPr>
            <w:tcW w:w="3120" w:type="dxa"/>
            <w:gridSpan w:val="2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A39AF" w14:textId="77777777" w:rsidR="001C444F" w:rsidRDefault="001C444F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3B2C2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Up to SAR24,999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A18E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SAR25,000 to SAR49,999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BB6B4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SAR50,000 to SAR249,999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E35F" w14:textId="77777777" w:rsidR="001C444F" w:rsidRDefault="0000000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SAR250,000+</w:t>
            </w:r>
          </w:p>
        </w:tc>
      </w:tr>
      <w:tr w:rsidR="001C444F" w14:paraId="22BF7BC1" w14:textId="77777777">
        <w:trPr>
          <w:trHeight w:val="440"/>
        </w:trPr>
        <w:tc>
          <w:tcPr>
            <w:tcW w:w="3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FD6E" w14:textId="77777777" w:rsidR="001C444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Points earned for every SAR1 spent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2B3F" w14:textId="6A53C87A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 Saudi </w:t>
            </w:r>
            <w:del w:id="35" w:author="Suretha Cruse" w:date="2023-11-18T14:04:00Z">
              <w:r w:rsidDel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Rewards p</w:delText>
              </w:r>
            </w:del>
            <w:ins w:id="36" w:author="Suretha Cruse" w:date="2023-11-18T14:04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P</w:t>
              </w:r>
            </w:ins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oint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D1E6" w14:textId="1DB47C35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</w:t>
            </w:r>
            <w:ins w:id="37" w:author="Mohammed Alshajajeer" w:date="2023-11-19T12:39:00Z">
              <w:r w:rsidR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5</w:t>
              </w:r>
            </w:ins>
            <w:del w:id="38" w:author="Mohammed Alshajajeer" w:date="2023-11-19T12:39:00Z">
              <w:r w:rsidDel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 xml:space="preserve">25 </w:delText>
              </w:r>
            </w:del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Saudi </w:t>
            </w:r>
            <w:del w:id="39" w:author="Suretha Cruse" w:date="2023-11-18T14:04:00Z">
              <w:r w:rsidDel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Rewards p</w:delText>
              </w:r>
            </w:del>
            <w:ins w:id="40" w:author="Suretha Cruse" w:date="2023-11-18T14:04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P</w:t>
              </w:r>
            </w:ins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oints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3F5E" w14:textId="39307D72" w:rsidR="001C444F" w:rsidRDefault="008922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41" w:author="Mohammed Alshajajeer" w:date="2023-11-19T12:39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2</w:t>
              </w:r>
            </w:ins>
            <w:del w:id="42" w:author="Mohammed Alshajajeer" w:date="2023-11-19T12:39:00Z">
              <w:r w:rsidDel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1.5</w:delText>
              </w:r>
            </w:del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Saudi </w:t>
            </w:r>
            <w:del w:id="43" w:author="Suretha Cruse" w:date="2023-11-18T14:04:00Z">
              <w:r w:rsidDel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Rewards p</w:delText>
              </w:r>
            </w:del>
            <w:ins w:id="44" w:author="Suretha Cruse" w:date="2023-11-18T14:04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P</w:t>
              </w:r>
            </w:ins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oints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2D8AE" w14:textId="784E7933" w:rsidR="001C444F" w:rsidRDefault="008922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45" w:author="Mohammed Alshajajeer" w:date="2023-11-19T12:40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3</w:t>
              </w:r>
            </w:ins>
            <w:del w:id="46" w:author="Mohammed Alshajajeer" w:date="2023-11-19T12:40:00Z">
              <w:r w:rsidDel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2</w:delText>
              </w:r>
            </w:del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Saudi </w:t>
            </w:r>
            <w:del w:id="47" w:author="Suretha Cruse" w:date="2023-11-18T14:04:00Z">
              <w:r w:rsidDel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Rewards points</w:delText>
              </w:r>
            </w:del>
            <w:ins w:id="48" w:author="Suretha Cruse" w:date="2023-11-18T14:04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Points</w:t>
              </w:r>
            </w:ins>
          </w:p>
        </w:tc>
      </w:tr>
      <w:tr w:rsidR="001C444F" w14:paraId="36E0262C" w14:textId="77777777">
        <w:trPr>
          <w:trHeight w:val="400"/>
        </w:trPr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6E36" w14:textId="5BA6D90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Redemption value per Saudi </w:t>
            </w:r>
            <w:del w:id="49" w:author="Suretha Cruse" w:date="2023-11-18T14:05:00Z">
              <w:r w:rsidDel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Rewards p</w:delText>
              </w:r>
            </w:del>
            <w:ins w:id="50" w:author="Suretha Cruse" w:date="2023-11-18T14:05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P</w:t>
              </w:r>
            </w:ins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oint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FD1F4" w14:textId="1B82AE3E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Events and curated </w:t>
            </w:r>
            <w:ins w:id="51" w:author="Suretha Cruse" w:date="2023-11-18T14:05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tourism </w:t>
              </w:r>
            </w:ins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experiences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64A4B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F21E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13EB1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E551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SAR0.02</w:t>
            </w:r>
          </w:p>
        </w:tc>
      </w:tr>
      <w:tr w:rsidR="001C444F" w14:paraId="52446B54" w14:textId="77777777">
        <w:trPr>
          <w:trHeight w:val="400"/>
        </w:trPr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4657" w14:textId="77777777" w:rsidR="001C444F" w:rsidRDefault="001C44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6813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Travel and lifestyle purchase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6D07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945D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8022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9C13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SAR0.01</w:t>
            </w:r>
          </w:p>
        </w:tc>
      </w:tr>
      <w:tr w:rsidR="001C444F" w14:paraId="703505A7" w14:textId="77777777">
        <w:trPr>
          <w:trHeight w:val="400"/>
        </w:trPr>
        <w:tc>
          <w:tcPr>
            <w:tcW w:w="3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65B0C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Validity period of Saudi Rewards points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F938F" w14:textId="36FA1BC1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18 </w:t>
            </w:r>
            <w:r w:rsidR="00C44D1C">
              <w:rPr>
                <w:rFonts w:ascii="Times New Roman" w:eastAsia="Times New Roman" w:hAnsi="Times New Roman" w:cs="Times New Roman"/>
                <w:sz w:val="20"/>
                <w:szCs w:val="20"/>
              </w:rPr>
              <w:t>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onths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9144" w14:textId="1DEDB43A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  <w:r w:rsidR="005F1679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C44D1C">
              <w:rPr>
                <w:rFonts w:ascii="Times New Roman" w:eastAsia="Times New Roman" w:hAnsi="Times New Roman" w:cs="Times New Roman"/>
                <w:sz w:val="20"/>
                <w:szCs w:val="20"/>
              </w:rPr>
              <w:t>M</w:t>
            </w:r>
            <w:r w:rsidR="005F1679">
              <w:rPr>
                <w:rFonts w:ascii="Times New Roman" w:eastAsia="Times New Roman" w:hAnsi="Times New Roman" w:cs="Times New Roman"/>
                <w:sz w:val="20"/>
                <w:szCs w:val="20"/>
              </w:rPr>
              <w:t>onths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DC003" w14:textId="68FA8C62" w:rsidR="001C444F" w:rsidRDefault="000020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52" w:author="Suretha Cruse" w:date="2023-11-18T14:05:00Z">
              <w:del w:id="53" w:author="Mohammed Alshajajeer" w:date="2023-11-19T12:40:00Z">
                <w:r w:rsidDel="0089229B"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  <w:delText>2.5 years</w:delText>
                </w:r>
              </w:del>
            </w:ins>
            <w:del w:id="54" w:author="Mohammed Alshajajeer" w:date="2023-11-19T12:40:00Z">
              <w:r w:rsidDel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30 months</w:delText>
              </w:r>
            </w:del>
            <w:ins w:id="55" w:author="Mohammed Alshajajeer" w:date="2023-11-19T12:40:00Z">
              <w:r w:rsidR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30 </w:t>
              </w:r>
            </w:ins>
            <w:r w:rsidR="00C44D1C">
              <w:rPr>
                <w:rFonts w:ascii="Times New Roman" w:eastAsia="Times New Roman" w:hAnsi="Times New Roman" w:cs="Times New Roman"/>
                <w:sz w:val="20"/>
                <w:szCs w:val="20"/>
              </w:rPr>
              <w:t>M</w:t>
            </w:r>
            <w:ins w:id="56" w:author="Mohammed Alshajajeer" w:date="2023-11-19T12:40:00Z">
              <w:r w:rsidR="0089229B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onths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BF28D" w14:textId="65CD431B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  <w:r w:rsidR="005F1679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C44D1C">
              <w:rPr>
                <w:rFonts w:ascii="Times New Roman" w:eastAsia="Times New Roman" w:hAnsi="Times New Roman" w:cs="Times New Roman"/>
                <w:sz w:val="20"/>
                <w:szCs w:val="20"/>
              </w:rPr>
              <w:t>M</w:t>
            </w:r>
            <w:r w:rsidR="005F1679">
              <w:rPr>
                <w:rFonts w:ascii="Times New Roman" w:eastAsia="Times New Roman" w:hAnsi="Times New Roman" w:cs="Times New Roman"/>
                <w:sz w:val="20"/>
                <w:szCs w:val="20"/>
              </w:rPr>
              <w:t>onths</w:t>
            </w:r>
          </w:p>
        </w:tc>
      </w:tr>
      <w:tr w:rsidR="001C444F" w14:paraId="074DCCD5" w14:textId="77777777">
        <w:trPr>
          <w:trHeight w:val="400"/>
        </w:trPr>
        <w:tc>
          <w:tcPr>
            <w:tcW w:w="3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D03A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Members-only events and concerts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24F4" w14:textId="77777777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5CFE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1202A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C552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</w:tr>
      <w:tr w:rsidR="0089229B" w14:paraId="53CD7401" w14:textId="77777777">
        <w:trPr>
          <w:ins w:id="57" w:author="Mohammed Alshajajeer" w:date="2023-11-19T12:41:00Z"/>
        </w:trPr>
        <w:tc>
          <w:tcPr>
            <w:tcW w:w="3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7C108" w14:textId="141E7DFB" w:rsidR="0089229B" w:rsidRDefault="0089229B">
            <w:pPr>
              <w:widowControl w:val="0"/>
              <w:spacing w:line="240" w:lineRule="auto"/>
              <w:rPr>
                <w:ins w:id="58" w:author="Mohammed Alshajajeer" w:date="2023-11-19T12:41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59" w:author="Mohammed Alshajajeer" w:date="2023-11-19T12:41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5% Discount on </w:t>
              </w:r>
            </w:ins>
            <w:ins w:id="60" w:author="Mohammed Alshajajeer" w:date="2023-11-19T12:42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Saudi City Passes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4BFE" w14:textId="0DB0E0EA" w:rsidR="0089229B" w:rsidRDefault="008922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ns w:id="61" w:author="Mohammed Alshajajeer" w:date="2023-11-19T12:41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2" w:author="Mohammed Alshajajeer" w:date="2023-11-19T12:42:00Z">
              <w:r>
                <w:rPr>
                  <w:rFonts w:ascii="Nova Mono" w:eastAsia="Nova Mono" w:hAnsi="Nova Mono" w:cs="Nova Mono"/>
                  <w:sz w:val="20"/>
                  <w:szCs w:val="20"/>
                </w:rPr>
                <w:t>⬩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FAF4" w14:textId="542F6020" w:rsidR="0089229B" w:rsidRDefault="008922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ns w:id="63" w:author="Mohammed Alshajajeer" w:date="2023-11-19T12:41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4" w:author="Mohammed Alshajajeer" w:date="2023-11-19T12:42:00Z">
              <w:r>
                <w:rPr>
                  <w:rFonts w:ascii="Nova Mono" w:eastAsia="Nova Mono" w:hAnsi="Nova Mono" w:cs="Nova Mono"/>
                  <w:sz w:val="20"/>
                  <w:szCs w:val="20"/>
                </w:rPr>
                <w:t>⬩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85EE0" w14:textId="7C58BE76" w:rsidR="0089229B" w:rsidRDefault="008922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ins w:id="65" w:author="Mohammed Alshajajeer" w:date="2023-11-19T12:41:00Z"/>
                <w:rFonts w:ascii="Times New Roman" w:eastAsia="Times New Roman" w:hAnsi="Times New Roman" w:cs="Times New Roman"/>
                <w:sz w:val="20"/>
                <w:szCs w:val="20"/>
              </w:rPr>
            </w:pPr>
            <w:ins w:id="66" w:author="Mohammed Alshajajeer" w:date="2023-11-19T12:42:00Z">
              <w:r>
                <w:rPr>
                  <w:rFonts w:ascii="Nova Mono" w:eastAsia="Nova Mono" w:hAnsi="Nova Mono" w:cs="Nova Mono"/>
                  <w:sz w:val="20"/>
                  <w:szCs w:val="20"/>
                </w:rPr>
                <w:t>⬩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C7125" w14:textId="74B78BD3" w:rsidR="0089229B" w:rsidRDefault="0089229B">
            <w:pPr>
              <w:widowControl w:val="0"/>
              <w:spacing w:line="240" w:lineRule="auto"/>
              <w:jc w:val="center"/>
              <w:rPr>
                <w:ins w:id="67" w:author="Mohammed Alshajajeer" w:date="2023-11-19T12:41:00Z"/>
                <w:rFonts w:ascii="Nova Mono" w:eastAsia="Nova Mono" w:hAnsi="Nova Mono" w:cs="Nova Mono"/>
                <w:sz w:val="20"/>
                <w:szCs w:val="20"/>
              </w:rPr>
            </w:pPr>
            <w:ins w:id="68" w:author="Mohammed Alshajajeer" w:date="2023-11-19T12:42:00Z">
              <w:r>
                <w:rPr>
                  <w:rFonts w:ascii="Nova Mono" w:eastAsia="Nova Mono" w:hAnsi="Nova Mono" w:cs="Nova Mono"/>
                  <w:sz w:val="20"/>
                  <w:szCs w:val="20"/>
                </w:rPr>
                <w:t>⬩</w:t>
              </w:r>
            </w:ins>
          </w:p>
        </w:tc>
      </w:tr>
      <w:tr w:rsidR="001C444F" w14:paraId="624657BF" w14:textId="77777777">
        <w:tc>
          <w:tcPr>
            <w:tcW w:w="31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7CC63" w14:textId="39FB87A0" w:rsidR="001C444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Complimentary access to eligible events </w:t>
            </w:r>
            <w:r w:rsidR="005F1679">
              <w:rPr>
                <w:rFonts w:ascii="Times New Roman" w:eastAsia="Times New Roman" w:hAnsi="Times New Roman" w:cs="Times New Roman"/>
                <w:sz w:val="20"/>
                <w:szCs w:val="20"/>
              </w:rPr>
              <w:t>&amp; concerts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D6F7" w14:textId="444367E6" w:rsidR="001C444F" w:rsidRDefault="000020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69" w:author="Suretha Cruse" w:date="2023-11-18T14:07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By random selection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BC3D" w14:textId="30AAA402" w:rsidR="001C444F" w:rsidRDefault="000020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70" w:author="Suretha Cruse" w:date="2023-11-18T14:07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By random selection</w:t>
              </w:r>
            </w:ins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4967" w14:textId="765C9C23" w:rsidR="001C4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By </w:t>
            </w:r>
            <w:ins w:id="71" w:author="Suretha Cruse" w:date="2023-11-18T14:06:00Z">
              <w:r w:rsidR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random selection</w:t>
              </w:r>
            </w:ins>
            <w:del w:id="72" w:author="Suretha Cruse" w:date="2023-11-18T14:06:00Z">
              <w:r w:rsidDel="000020C3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invitation</w:delText>
              </w:r>
            </w:del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B4B5" w14:textId="06620666" w:rsidR="001C444F" w:rsidRDefault="000020C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73" w:author="Suretha Cruse" w:date="2023-11-18T14:06:00Z">
              <w:r>
                <w:rPr>
                  <w:rFonts w:ascii="Nova Mono" w:eastAsia="Nova Mono" w:hAnsi="Nova Mono" w:cs="Nova Mono"/>
                  <w:sz w:val="20"/>
                  <w:szCs w:val="20"/>
                </w:rPr>
                <w:t>By invitation</w:t>
              </w:r>
            </w:ins>
            <w:del w:id="74" w:author="Suretha Cruse" w:date="2023-11-18T14:06:00Z">
              <w:r w:rsidDel="000020C3">
                <w:rPr>
                  <w:rFonts w:ascii="Nova Mono" w:eastAsia="Nova Mono" w:hAnsi="Nova Mono" w:cs="Nova Mono"/>
                  <w:sz w:val="20"/>
                  <w:szCs w:val="20"/>
                </w:rPr>
                <w:delText>⬩</w:delText>
              </w:r>
            </w:del>
          </w:p>
        </w:tc>
      </w:tr>
    </w:tbl>
    <w:p w14:paraId="3FA12BFA" w14:textId="77777777" w:rsidR="001C444F" w:rsidRDefault="001C444F"/>
    <w:p w14:paraId="2520FDBF" w14:textId="77777777" w:rsidR="001C444F" w:rsidRDefault="001C444F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12"/>
        <w:gridCol w:w="1337"/>
        <w:gridCol w:w="1337"/>
        <w:gridCol w:w="1337"/>
        <w:gridCol w:w="1337"/>
      </w:tblGrid>
      <w:tr w:rsidR="001C444F" w14:paraId="1B3CD22F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35FC0" w14:textId="77777777" w:rsidR="001C444F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commentRangeStart w:id="75"/>
            <w:commentRangeStart w:id="76"/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[H3]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Rewards for Eligible Events </w:t>
            </w:r>
          </w:p>
          <w:p w14:paraId="656D4102" w14:textId="546EAC78" w:rsidR="001C444F" w:rsidRDefault="009226C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ins w:id="77" w:author="Mohammed Alshajajeer" w:date="2023-11-19T12:43:00Z"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(</w:t>
              </w:r>
            </w:ins>
            <w:del w:id="78" w:author="Mohammed Alshajajeer" w:date="2023-11-19T12:42:00Z">
              <w:r w:rsidDel="009226CF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 xml:space="preserve">(Includes </w:delText>
              </w:r>
              <w:r w:rsidRPr="00551755" w:rsidDel="009226CF">
                <w:rPr>
                  <w:rFonts w:ascii="Times New Roman" w:eastAsia="Times New Roman" w:hAnsi="Times New Roman" w:cs="Times New Roman"/>
                  <w:sz w:val="20"/>
                  <w:szCs w:val="20"/>
                  <w:highlight w:val="yellow"/>
                  <w:rPrChange w:id="79" w:author="Suretha Cruse" w:date="2023-11-18T14:14:00Z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PrChange>
                </w:rPr>
                <w:delText>Riyadh Season</w:delText>
              </w:r>
              <w:r w:rsidDel="009226CF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 xml:space="preserve"> and </w:delText>
              </w:r>
            </w:del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MDLBEAST</w:t>
            </w:r>
            <w:r w:rsidR="005C0193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Soundstorm) </w:t>
            </w:r>
            <w:commentRangeEnd w:id="75"/>
            <w:r>
              <w:commentReference w:id="75"/>
            </w:r>
            <w:commentRangeEnd w:id="76"/>
            <w:r w:rsidR="006F105E">
              <w:rPr>
                <w:rStyle w:val="CommentReference"/>
              </w:rPr>
              <w:commentReference w:id="76"/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D819" w14:textId="77777777" w:rsidR="001C444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[Silver Tier Logo]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5FFEA" w14:textId="77777777" w:rsidR="001C444F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[Gold Tier Logo]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77CC3" w14:textId="77777777" w:rsidR="001C444F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[Platinum Tier Logo]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A2CFE" w14:textId="77777777" w:rsidR="001C444F" w:rsidRDefault="00000000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  <w:t>[Black Tier Logo]</w:t>
            </w:r>
          </w:p>
        </w:tc>
      </w:tr>
      <w:tr w:rsidR="001B0E79" w14:paraId="153E67FF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81A9D" w14:textId="6C56EBEF" w:rsidR="001B0E79" w:rsidRDefault="007A7FB6" w:rsidP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</w:t>
            </w:r>
            <w:r w:rsidR="001B0E79" w:rsidRPr="001B0E79">
              <w:rPr>
                <w:rFonts w:ascii="Times New Roman" w:eastAsia="Times New Roman" w:hAnsi="Times New Roman" w:cs="Times New Roman"/>
                <w:sz w:val="20"/>
                <w:szCs w:val="20"/>
              </w:rPr>
              <w:t>omplimentary access to eligible Events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19BBA" w14:textId="17F1E821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00C3C" w14:textId="0CA9FAFE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0F3A" w14:textId="7A09BEA0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EC4BD" w14:textId="3A6ADE6F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1C444F" w14:paraId="23ED8458" w14:textId="77777777" w:rsidTr="001B0E79"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533E" w14:textId="595849BA" w:rsidR="001C444F" w:rsidRDefault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Pre-launch booking access for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</w:t>
            </w: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</w:rPr>
              <w:t>vents tickets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E2E71" w14:textId="77777777" w:rsidR="001C444F" w:rsidRDefault="001C444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7260" w14:textId="77777777" w:rsidR="001C444F" w:rsidRDefault="001C444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B818" w14:textId="5E22B834" w:rsidR="001C444F" w:rsidRDefault="001E3D6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6E26" w14:textId="7451E3FF" w:rsidR="001C444F" w:rsidRDefault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1C444F" w14:paraId="4CFEC712" w14:textId="77777777" w:rsidTr="001B0E79"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BF57" w14:textId="5BC5A94B" w:rsidR="001B0E79" w:rsidRPr="001B0E79" w:rsidRDefault="001B0E79" w:rsidP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>20%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 </w:t>
            </w: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discount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on Tickets </w:t>
            </w:r>
          </w:p>
          <w:p w14:paraId="69FAE3F5" w14:textId="12D20C8D" w:rsidR="001C444F" w:rsidRDefault="001C444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0C7D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F320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D2B0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98F64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</w:tr>
      <w:tr w:rsidR="001B0E79" w14:paraId="05399920" w14:textId="77777777" w:rsidTr="001B0E79"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0F63" w14:textId="23BF491F" w:rsidR="001B0E79" w:rsidRPr="001B0E79" w:rsidRDefault="001B0E79" w:rsidP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>15</w:t>
            </w: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>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 </w:t>
            </w: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discount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on </w:t>
            </w: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>Merchandise</w:t>
            </w:r>
          </w:p>
          <w:p w14:paraId="6527CBEA" w14:textId="05204354" w:rsidR="001B0E79" w:rsidRDefault="001B0E79" w:rsidP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A9B2" w14:textId="685C04F6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FBC3" w14:textId="3CBD112C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497A" w14:textId="46139814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2746E" w14:textId="2EC868CD" w:rsidR="001B0E79" w:rsidRDefault="001B0E79" w:rsidP="001B0E7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1C444F" w14:paraId="452F80BC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6C5F7" w14:textId="77777777" w:rsidR="001B0E79" w:rsidRPr="001B0E79" w:rsidRDefault="001B0E79" w:rsidP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Raffle draw on 10 VIP Balconas </w:t>
            </w:r>
          </w:p>
          <w:p w14:paraId="0DB4092A" w14:textId="2B31B9EF" w:rsidR="001C444F" w:rsidRDefault="001C444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4E00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2341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E3281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45A0C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</w:tr>
      <w:tr w:rsidR="001C444F" w14:paraId="64BB92AD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5C93" w14:textId="651F80EB" w:rsidR="001B0E79" w:rsidRPr="001B0E79" w:rsidRDefault="001B0E79" w:rsidP="001B0E7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Raffle draw on rooms in Intercontinental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1B0E79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otel</w:t>
            </w:r>
          </w:p>
          <w:p w14:paraId="4A6A883C" w14:textId="5769A9B5" w:rsidR="001C444F" w:rsidRPr="001B0E79" w:rsidRDefault="001C444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3AC3" w14:textId="77777777" w:rsidR="001C444F" w:rsidRDefault="001C444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4A4B" w14:textId="5059F9D4" w:rsidR="001C444F" w:rsidRDefault="001C444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EF80A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E547A" w14:textId="77777777" w:rsidR="001C444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>⬩</w:t>
            </w:r>
          </w:p>
        </w:tc>
      </w:tr>
      <w:tr w:rsidR="007D7708" w14:paraId="776449F5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C1D99" w14:textId="77777777" w:rsidR="001E3D6F" w:rsidRPr="001E3D6F" w:rsidRDefault="001E3D6F" w:rsidP="001E3D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1E3D6F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Raffle draw for </w:t>
            </w:r>
            <w:r w:rsidRPr="001E3D6F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VIP Box tickets </w:t>
            </w:r>
          </w:p>
          <w:p w14:paraId="0AF6E632" w14:textId="676E917A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BC7E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10DAE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B93B" w14:textId="37F98A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CF15D" w14:textId="2389190C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36267B7C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022F" w14:textId="77777777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Complimentary General admission tickets</w:t>
            </w:r>
          </w:p>
          <w:p w14:paraId="46F3C36F" w14:textId="79EBFD8D" w:rsid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4B60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15160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BD639" w14:textId="66F2F90A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 xml:space="preserve">By Invitation 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1668" w14:textId="13038D3B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Nova Mono" w:eastAsia="Nova Mono" w:hAnsi="Nova Mono" w:cs="Nova Mono"/>
                <w:sz w:val="20"/>
                <w:szCs w:val="20"/>
              </w:rPr>
              <w:t xml:space="preserve">By Invitation </w:t>
            </w:r>
          </w:p>
        </w:tc>
      </w:tr>
      <w:tr w:rsidR="001E3D6F" w14:paraId="4ED769C1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F2E5" w14:textId="77777777" w:rsidR="001E3D6F" w:rsidRPr="007D7708" w:rsidRDefault="001E3D6F" w:rsidP="001E3D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Demarcated parking at Events for VIP </w:t>
            </w: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tickets</w:t>
            </w:r>
          </w:p>
          <w:p w14:paraId="7D5C0681" w14:textId="52376A04" w:rsidR="001E3D6F" w:rsidRPr="007D7708" w:rsidRDefault="001E3D6F" w:rsidP="001E3D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2877C" w14:textId="77777777" w:rsidR="001E3D6F" w:rsidRDefault="001E3D6F" w:rsidP="001E3D6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48D5F" w14:textId="662E46A7" w:rsidR="001E3D6F" w:rsidRDefault="001E3D6F" w:rsidP="001E3D6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02984" w14:textId="18596F41" w:rsidR="001E3D6F" w:rsidRDefault="001E3D6F" w:rsidP="001E3D6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562AD" w14:textId="594285FF" w:rsidR="001E3D6F" w:rsidRDefault="001E3D6F" w:rsidP="001E3D6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27541C97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FF702" w14:textId="77777777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 xml:space="preserve">Shuttle service between parking area and entrance  </w:t>
            </w:r>
          </w:p>
          <w:p w14:paraId="3900ED6D" w14:textId="184B5671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1400B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D0D9" w14:textId="418D295E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2C935" w14:textId="3A2DD878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CED2" w14:textId="37DB47B2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7E520B8D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FC44F" w14:textId="77777777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AE"/>
              </w:rPr>
              <w:t>Dedicated gate for Fast track entrance</w:t>
            </w:r>
          </w:p>
          <w:p w14:paraId="60D99F93" w14:textId="7BB8CA8F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BB8A0" w14:textId="539FDBAF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68D04" w14:textId="26207853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CC9D0" w14:textId="21FB99B8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180A" w14:textId="09E93B98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17AF4BF5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F664" w14:textId="77777777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Her Experience zone dedicated for females</w:t>
            </w:r>
          </w:p>
          <w:p w14:paraId="2C920AD9" w14:textId="1DA31DBF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EC96" w14:textId="0942699F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3AD0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355F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686F" w14:textId="53C15FAE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458EBC38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1219" w14:textId="77777777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Exclusive in-event Raffle Draws and/or Grand Prizes</w:t>
            </w:r>
          </w:p>
          <w:p w14:paraId="2EB7FADB" w14:textId="6AF6FE7E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F6DD0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9EA0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646B3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346A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6D6D3A8B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E577" w14:textId="77777777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Raffle Draw for Meet &amp; Greet Influencers and Music Artists</w:t>
            </w:r>
          </w:p>
          <w:p w14:paraId="0FD797E6" w14:textId="66B6C881" w:rsidR="007D7708" w:rsidRPr="007D7708" w:rsidRDefault="007D7708" w:rsidP="007D7708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B0714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70C5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FB9F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FC98" w14:textId="77777777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  <w:tr w:rsidR="007D7708" w14:paraId="04BF4933" w14:textId="77777777" w:rsidTr="001B0E79">
        <w:trPr>
          <w:trHeight w:val="400"/>
        </w:trPr>
        <w:tc>
          <w:tcPr>
            <w:tcW w:w="40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D2D8" w14:textId="58835F40" w:rsidR="007D7708" w:rsidRPr="007D7708" w:rsidRDefault="007D7708" w:rsidP="007D770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7D7708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Raffle Draw for Backstage Access to Music Artists </w:t>
            </w:r>
            <w:del w:id="80" w:author="Suretha Cruse" w:date="2023-11-18T14:18:00Z">
              <w:r w:rsidDel="00551755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 xml:space="preserve">Concierge service </w:delText>
              </w:r>
            </w:del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751F" w14:textId="0FB0D70B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DF921" w14:textId="0E36790C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6324" w14:textId="5ACE6FBD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  <w:tc>
          <w:tcPr>
            <w:tcW w:w="13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75B88" w14:textId="1D262656" w:rsidR="007D7708" w:rsidRDefault="007D7708" w:rsidP="007D7708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 Symbol" w:eastAsia="Nova Mono" w:hAnsi="Segoe UI Symbol" w:cs="Segoe UI Symbol"/>
                <w:sz w:val="20"/>
                <w:szCs w:val="20"/>
              </w:rPr>
              <w:t>⬩</w:t>
            </w:r>
          </w:p>
        </w:tc>
      </w:tr>
    </w:tbl>
    <w:p w14:paraId="3967E65F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  <w:highlight w:val="cyan"/>
        </w:rPr>
      </w:pPr>
    </w:p>
    <w:p w14:paraId="61FD90DE" w14:textId="08F84CEE" w:rsidR="001C444F" w:rsidDel="009226CF" w:rsidRDefault="00000000">
      <w:pPr>
        <w:rPr>
          <w:del w:id="81" w:author="Mohammed Alshajajeer" w:date="2023-11-19T12:43:00Z"/>
          <w:rFonts w:ascii="Times New Roman" w:eastAsia="Times New Roman" w:hAnsi="Times New Roman" w:cs="Times New Roman"/>
          <w:sz w:val="24"/>
          <w:szCs w:val="24"/>
          <w:highlight w:val="cyan"/>
        </w:rPr>
      </w:pPr>
      <w:commentRangeStart w:id="82"/>
      <w:del w:id="83" w:author="Mohammed Alshajajeer" w:date="2023-11-19T12:43:00Z">
        <w:r w:rsidDel="009226CF">
          <w:rPr>
            <w:rFonts w:ascii="Times New Roman" w:eastAsia="Times New Roman" w:hAnsi="Times New Roman" w:cs="Times New Roman"/>
            <w:sz w:val="24"/>
            <w:szCs w:val="24"/>
            <w:highlight w:val="cyan"/>
          </w:rPr>
          <w:delText xml:space="preserve">Internal Note - the two charts above are based on the screenshot below (also slide 2 in </w:delText>
        </w:r>
        <w:r w:rsidDel="009226CF">
          <w:fldChar w:fldCharType="begin"/>
        </w:r>
        <w:r w:rsidDel="009226CF">
          <w:delInstrText>HYPERLINK "https://docs.google.com/presentation/d/1FUtc1N3qd38txS1jA-UKzaQi2TzbmXF5/edit" \l "slide=id.p2" \h</w:delInstrText>
        </w:r>
        <w:r w:rsidDel="009226CF">
          <w:fldChar w:fldCharType="separate"/>
        </w:r>
        <w:r w:rsidDel="009226CF"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cyan"/>
            <w:u w:val="single"/>
          </w:rPr>
          <w:delText>this deck</w:delText>
        </w:r>
        <w:r w:rsidDel="009226CF"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cyan"/>
            <w:u w:val="single"/>
          </w:rPr>
          <w:fldChar w:fldCharType="end"/>
        </w:r>
        <w:r w:rsidDel="009226CF">
          <w:rPr>
            <w:rFonts w:ascii="Times New Roman" w:eastAsia="Times New Roman" w:hAnsi="Times New Roman" w:cs="Times New Roman"/>
            <w:sz w:val="24"/>
            <w:szCs w:val="24"/>
            <w:highlight w:val="cyan"/>
          </w:rPr>
          <w:delText>)</w:delText>
        </w:r>
        <w:r w:rsidDel="009226CF">
          <w:rPr>
            <w:rFonts w:ascii="Times New Roman" w:eastAsia="Times New Roman" w:hAnsi="Times New Roman" w:cs="Times New Roman"/>
            <w:noProof/>
            <w:sz w:val="24"/>
            <w:szCs w:val="24"/>
            <w:highlight w:val="cyan"/>
          </w:rPr>
          <w:drawing>
            <wp:inline distT="114300" distB="114300" distL="114300" distR="114300" wp14:anchorId="7EAF0F4D" wp14:editId="1CEAE7F9">
              <wp:extent cx="5943600" cy="3111500"/>
              <wp:effectExtent l="0" t="0" r="0" b="0"/>
              <wp:docPr id="4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.png"/>
                      <pic:cNvPicPr preferRelativeResize="0"/>
                    </pic:nvPicPr>
                    <pic:blipFill>
                      <a:blip r:embed="rId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11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  <w:commentRangeEnd w:id="82"/>
        <w:r w:rsidR="00551755" w:rsidDel="009226CF">
          <w:rPr>
            <w:rStyle w:val="CommentReference"/>
          </w:rPr>
          <w:commentReference w:id="82"/>
        </w:r>
      </w:del>
    </w:p>
    <w:p w14:paraId="57AB83FE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  <w:highlight w:val="cyan"/>
        </w:rPr>
      </w:pPr>
    </w:p>
    <w:p w14:paraId="69F37DF7" w14:textId="77777777" w:rsidR="001C444F" w:rsidRDefault="001C444F"/>
    <w:tbl>
      <w:tblPr>
        <w:tblStyle w:val="a1"/>
        <w:tblW w:w="1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  <w:tblPrChange w:id="84" w:author="Mohammed Alshajajeer" w:date="2023-11-19T12:43:00Z">
          <w:tblPr>
            <w:tblStyle w:val="a1"/>
            <w:tblW w:w="924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</w:tblPrChange>
      </w:tblPr>
      <w:tblGrid>
        <w:gridCol w:w="1545"/>
        <w:tblGridChange w:id="85">
          <w:tblGrid>
            <w:gridCol w:w="1545"/>
          </w:tblGrid>
        </w:tblGridChange>
      </w:tblGrid>
      <w:tr w:rsidR="009226CF" w:rsidDel="009226CF" w14:paraId="0F7F7A97" w14:textId="1795159D" w:rsidTr="009226CF">
        <w:trPr>
          <w:trHeight w:val="400"/>
          <w:del w:id="86" w:author="Mohammed Alshajajeer" w:date="2023-11-19T12:43:00Z"/>
          <w:trPrChange w:id="87" w:author="Mohammed Alshajajeer" w:date="2023-11-19T12:43:00Z">
            <w:trPr>
              <w:trHeight w:val="400"/>
            </w:trPr>
          </w:trPrChange>
        </w:trPr>
        <w:tc>
          <w:tcPr>
            <w:tcW w:w="15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tcPrChange w:id="88" w:author="Mohammed Alshajajeer" w:date="2023-11-19T12:43:00Z">
              <w:tcPr>
                <w:tcW w:w="1545" w:type="dxa"/>
                <w:vMerge w:val="restart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</w:tcPrChange>
          </w:tcPr>
          <w:p w14:paraId="12AF5904" w14:textId="5631CC52" w:rsidR="009226CF" w:rsidDel="009226CF" w:rsidRDefault="00922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del w:id="89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</w:rPr>
            </w:pPr>
            <w:del w:id="90" w:author="Mohammed Alshajajeer" w:date="2023-11-19T12:43:00Z">
              <w:r w:rsidDel="009226CF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Café Bateel</w:delText>
              </w:r>
            </w:del>
          </w:p>
          <w:p w14:paraId="6BF6BC27" w14:textId="4F783BE2" w:rsidR="009226CF" w:rsidDel="009226CF" w:rsidRDefault="00922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del w:id="91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39D0BDE" w14:textId="1696B0C1" w:rsidR="009226CF" w:rsidDel="009226CF" w:rsidRDefault="00922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del w:id="92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  <w:del w:id="93" w:author="Mohammed Alshajajeer" w:date="2023-11-19T12:43:00Z">
              <w:r w:rsidDel="009226CF">
                <w:rPr>
                  <w:rFonts w:ascii="Times New Roman" w:eastAsia="Times New Roman" w:hAnsi="Times New Roman" w:cs="Times New Roman"/>
                  <w:sz w:val="20"/>
                  <w:szCs w:val="20"/>
                  <w:highlight w:val="cyan"/>
                </w:rPr>
                <w:delText>[Bateel Logo]</w:delText>
              </w:r>
            </w:del>
          </w:p>
        </w:tc>
      </w:tr>
      <w:tr w:rsidR="009226CF" w:rsidDel="009226CF" w14:paraId="085A6FE2" w14:textId="3E7BA015" w:rsidTr="009226CF">
        <w:trPr>
          <w:trHeight w:val="400"/>
          <w:del w:id="94" w:author="Mohammed Alshajajeer" w:date="2023-11-19T12:43:00Z"/>
          <w:trPrChange w:id="95" w:author="Mohammed Alshajajeer" w:date="2023-11-19T12:43:00Z">
            <w:trPr>
              <w:trHeight w:val="400"/>
            </w:trPr>
          </w:trPrChange>
        </w:trPr>
        <w:tc>
          <w:tcPr>
            <w:tcW w:w="15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tcPrChange w:id="96" w:author="Mohammed Alshajajeer" w:date="2023-11-19T12:43:00Z">
              <w:tcPr>
                <w:tcW w:w="1545" w:type="dxa"/>
                <w:vMerge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</w:tcPrChange>
          </w:tcPr>
          <w:p w14:paraId="288EB29F" w14:textId="4D6AD956" w:rsidR="009226CF" w:rsidDel="009226CF" w:rsidRDefault="009226CF">
            <w:pPr>
              <w:spacing w:line="240" w:lineRule="auto"/>
              <w:rPr>
                <w:del w:id="97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</w:p>
        </w:tc>
      </w:tr>
      <w:tr w:rsidR="009226CF" w:rsidDel="009226CF" w14:paraId="4F63A400" w14:textId="166E9B51" w:rsidTr="009226CF">
        <w:trPr>
          <w:trHeight w:val="400"/>
          <w:del w:id="98" w:author="Mohammed Alshajajeer" w:date="2023-11-19T12:43:00Z"/>
          <w:trPrChange w:id="99" w:author="Mohammed Alshajajeer" w:date="2023-11-19T12:43:00Z">
            <w:trPr>
              <w:trHeight w:val="400"/>
            </w:trPr>
          </w:trPrChange>
        </w:trPr>
        <w:tc>
          <w:tcPr>
            <w:tcW w:w="15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tcPrChange w:id="100" w:author="Mohammed Alshajajeer" w:date="2023-11-19T12:43:00Z">
              <w:tcPr>
                <w:tcW w:w="1545" w:type="dxa"/>
                <w:vMerge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</w:tcPrChange>
          </w:tcPr>
          <w:p w14:paraId="1082D4C5" w14:textId="27B92DC8" w:rsidR="009226CF" w:rsidDel="009226CF" w:rsidRDefault="009226CF">
            <w:pPr>
              <w:spacing w:line="240" w:lineRule="auto"/>
              <w:rPr>
                <w:del w:id="101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</w:p>
        </w:tc>
      </w:tr>
      <w:tr w:rsidR="009226CF" w:rsidDel="009226CF" w14:paraId="4DCD9BD8" w14:textId="69D0B96A" w:rsidTr="009226CF">
        <w:trPr>
          <w:trHeight w:val="400"/>
          <w:del w:id="102" w:author="Mohammed Alshajajeer" w:date="2023-11-19T12:43:00Z"/>
          <w:trPrChange w:id="103" w:author="Mohammed Alshajajeer" w:date="2023-11-19T12:43:00Z">
            <w:trPr>
              <w:trHeight w:val="400"/>
            </w:trPr>
          </w:trPrChange>
        </w:trPr>
        <w:tc>
          <w:tcPr>
            <w:tcW w:w="15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tcPrChange w:id="104" w:author="Mohammed Alshajajeer" w:date="2023-11-19T12:43:00Z">
              <w:tcPr>
                <w:tcW w:w="1545" w:type="dxa"/>
                <w:vMerge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</w:tcPrChange>
          </w:tcPr>
          <w:p w14:paraId="3C9762FA" w14:textId="2C492873" w:rsidR="009226CF" w:rsidDel="009226CF" w:rsidRDefault="009226CF">
            <w:pPr>
              <w:spacing w:line="240" w:lineRule="auto"/>
              <w:rPr>
                <w:del w:id="105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</w:p>
        </w:tc>
      </w:tr>
      <w:tr w:rsidR="009226CF" w:rsidDel="009226CF" w14:paraId="555CA607" w14:textId="05640477" w:rsidTr="009226CF">
        <w:trPr>
          <w:trHeight w:val="400"/>
          <w:del w:id="106" w:author="Mohammed Alshajajeer" w:date="2023-11-19T12:43:00Z"/>
          <w:trPrChange w:id="107" w:author="Mohammed Alshajajeer" w:date="2023-11-19T12:43:00Z">
            <w:trPr>
              <w:trHeight w:val="400"/>
            </w:trPr>
          </w:trPrChange>
        </w:trPr>
        <w:tc>
          <w:tcPr>
            <w:tcW w:w="15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tcPrChange w:id="108" w:author="Mohammed Alshajajeer" w:date="2023-11-19T12:43:00Z">
              <w:tcPr>
                <w:tcW w:w="1545" w:type="dxa"/>
                <w:vMerge w:val="restart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</w:tcPrChange>
          </w:tcPr>
          <w:p w14:paraId="63E09731" w14:textId="6E8F41FE" w:rsidR="009226CF" w:rsidDel="009226CF" w:rsidRDefault="00922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del w:id="109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</w:rPr>
            </w:pPr>
            <w:del w:id="110" w:author="Mohammed Alshajajeer" w:date="2023-11-19T12:43:00Z">
              <w:r w:rsidDel="009226CF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delText>Budget</w:delText>
              </w:r>
            </w:del>
          </w:p>
          <w:p w14:paraId="3A1517F4" w14:textId="08E38EAF" w:rsidR="009226CF" w:rsidDel="009226CF" w:rsidRDefault="00922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del w:id="111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644CDB9" w14:textId="2CA4D29A" w:rsidR="009226CF" w:rsidDel="009226CF" w:rsidRDefault="009226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del w:id="112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  <w:del w:id="113" w:author="Mohammed Alshajajeer" w:date="2023-11-19T12:43:00Z">
              <w:r w:rsidDel="009226CF">
                <w:rPr>
                  <w:rFonts w:ascii="Times New Roman" w:eastAsia="Times New Roman" w:hAnsi="Times New Roman" w:cs="Times New Roman"/>
                  <w:sz w:val="20"/>
                  <w:szCs w:val="20"/>
                  <w:highlight w:val="cyan"/>
                </w:rPr>
                <w:delText>[Budget Logo]</w:delText>
              </w:r>
            </w:del>
          </w:p>
        </w:tc>
      </w:tr>
      <w:tr w:rsidR="009226CF" w:rsidDel="009226CF" w14:paraId="1F66BBDE" w14:textId="5D5D4C40" w:rsidTr="009226CF">
        <w:trPr>
          <w:trHeight w:val="400"/>
          <w:del w:id="114" w:author="Mohammed Alshajajeer" w:date="2023-11-19T12:43:00Z"/>
          <w:trPrChange w:id="115" w:author="Mohammed Alshajajeer" w:date="2023-11-19T12:43:00Z">
            <w:trPr>
              <w:trHeight w:val="400"/>
            </w:trPr>
          </w:trPrChange>
        </w:trPr>
        <w:tc>
          <w:tcPr>
            <w:tcW w:w="15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tcPrChange w:id="116" w:author="Mohammed Alshajajeer" w:date="2023-11-19T12:43:00Z">
              <w:tcPr>
                <w:tcW w:w="1545" w:type="dxa"/>
                <w:vMerge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</w:tcPrChange>
          </w:tcPr>
          <w:p w14:paraId="5E5A4371" w14:textId="690C0CBD" w:rsidR="009226CF" w:rsidDel="009226CF" w:rsidRDefault="009226CF">
            <w:pPr>
              <w:spacing w:line="240" w:lineRule="auto"/>
              <w:rPr>
                <w:del w:id="117" w:author="Mohammed Alshajajeer" w:date="2023-11-19T12:43:00Z"/>
                <w:rFonts w:ascii="Times New Roman" w:eastAsia="Times New Roman" w:hAnsi="Times New Roman" w:cs="Times New Roman"/>
                <w:sz w:val="20"/>
                <w:szCs w:val="20"/>
                <w:highlight w:val="cyan"/>
              </w:rPr>
            </w:pPr>
          </w:p>
        </w:tc>
      </w:tr>
    </w:tbl>
    <w:p w14:paraId="42E2506B" w14:textId="577A3CC6" w:rsidR="001C444F" w:rsidDel="009226CF" w:rsidRDefault="001C444F">
      <w:pPr>
        <w:rPr>
          <w:del w:id="118" w:author="Mohammed Alshajajeer" w:date="2023-11-19T12:43:00Z"/>
          <w:rFonts w:ascii="Times New Roman" w:eastAsia="Times New Roman" w:hAnsi="Times New Roman" w:cs="Times New Roman"/>
          <w:sz w:val="24"/>
          <w:szCs w:val="24"/>
          <w:highlight w:val="cyan"/>
        </w:rPr>
      </w:pPr>
    </w:p>
    <w:p w14:paraId="7F33F627" w14:textId="4846EFC3" w:rsidR="001C444F" w:rsidDel="009226CF" w:rsidRDefault="00000000">
      <w:pPr>
        <w:rPr>
          <w:del w:id="119" w:author="Mohammed Alshajajeer" w:date="2023-11-19T12:43:00Z"/>
          <w:rFonts w:ascii="Times New Roman" w:eastAsia="Times New Roman" w:hAnsi="Times New Roman" w:cs="Times New Roman"/>
          <w:sz w:val="24"/>
          <w:szCs w:val="24"/>
          <w:highlight w:val="cyan"/>
        </w:rPr>
      </w:pPr>
      <w:del w:id="120" w:author="Mohammed Alshajajeer" w:date="2023-11-19T12:43:00Z">
        <w:r w:rsidDel="009226CF">
          <w:rPr>
            <w:rFonts w:ascii="Times New Roman" w:eastAsia="Times New Roman" w:hAnsi="Times New Roman" w:cs="Times New Roman"/>
            <w:sz w:val="24"/>
            <w:szCs w:val="24"/>
            <w:highlight w:val="cyan"/>
          </w:rPr>
          <w:delText xml:space="preserve">Internal Note - the chart above is based on the screenshot below (also slide 3 in </w:delText>
        </w:r>
        <w:r w:rsidDel="009226CF">
          <w:fldChar w:fldCharType="begin"/>
        </w:r>
        <w:r w:rsidDel="009226CF">
          <w:delInstrText>HYPERLINK "https://docs.google.com/presentation/d/1FUtc1N3qd38txS1jA-UKzaQi2TzbmXF5/edit" \l "slide=id.p3" \h</w:delInstrText>
        </w:r>
        <w:r w:rsidDel="009226CF">
          <w:fldChar w:fldCharType="separate"/>
        </w:r>
        <w:r w:rsidDel="009226CF"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cyan"/>
            <w:u w:val="single"/>
          </w:rPr>
          <w:delText>this deck</w:delText>
        </w:r>
        <w:r w:rsidDel="009226CF"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cyan"/>
            <w:u w:val="single"/>
          </w:rPr>
          <w:fldChar w:fldCharType="end"/>
        </w:r>
        <w:r w:rsidDel="009226CF">
          <w:rPr>
            <w:rFonts w:ascii="Times New Roman" w:eastAsia="Times New Roman" w:hAnsi="Times New Roman" w:cs="Times New Roman"/>
            <w:sz w:val="24"/>
            <w:szCs w:val="24"/>
            <w:highlight w:val="cyan"/>
          </w:rPr>
          <w:delText>)</w:delText>
        </w:r>
      </w:del>
    </w:p>
    <w:p w14:paraId="07773BD8" w14:textId="132661AB" w:rsidR="001C444F" w:rsidRDefault="00000000">
      <w:pPr>
        <w:rPr>
          <w:rFonts w:ascii="Times New Roman" w:eastAsia="Times New Roman" w:hAnsi="Times New Roman" w:cs="Times New Roman"/>
          <w:sz w:val="24"/>
          <w:szCs w:val="24"/>
          <w:highlight w:val="cyan"/>
        </w:rPr>
      </w:pPr>
      <w:del w:id="121" w:author="Mohammed Alshajajeer" w:date="2023-11-19T12:43:00Z">
        <w:r w:rsidDel="009226CF">
          <w:rPr>
            <w:rFonts w:ascii="Times New Roman" w:eastAsia="Times New Roman" w:hAnsi="Times New Roman" w:cs="Times New Roman"/>
            <w:noProof/>
            <w:sz w:val="24"/>
            <w:szCs w:val="24"/>
            <w:highlight w:val="cyan"/>
          </w:rPr>
          <w:drawing>
            <wp:inline distT="114300" distB="114300" distL="114300" distR="114300" wp14:anchorId="7AD1FD9E" wp14:editId="427D88A8">
              <wp:extent cx="5943600" cy="3124200"/>
              <wp:effectExtent l="0" t="0" r="0" b="0"/>
              <wp:docPr id="3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242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</w:p>
    <w:p w14:paraId="043F82BF" w14:textId="77777777" w:rsidR="001C444F" w:rsidRDefault="001C444F">
      <w:pPr>
        <w:rPr>
          <w:rFonts w:ascii="Times New Roman" w:eastAsia="Times New Roman" w:hAnsi="Times New Roman" w:cs="Times New Roman"/>
          <w:sz w:val="24"/>
          <w:szCs w:val="24"/>
          <w:highlight w:val="cyan"/>
        </w:rPr>
      </w:pPr>
    </w:p>
    <w:p w14:paraId="1387927C" w14:textId="77777777" w:rsidR="001C444F" w:rsidRDefault="00000000">
      <w:pPr>
        <w:shd w:val="clear" w:color="auto" w:fill="FFFFFF"/>
        <w:rPr>
          <w:rFonts w:ascii="Times New Roman" w:eastAsia="Times New Roman" w:hAnsi="Times New Roman" w:cs="Times New Roman"/>
          <w:color w:val="6FA8DC"/>
          <w:sz w:val="24"/>
          <w:szCs w:val="24"/>
        </w:rPr>
      </w:pPr>
      <w:r>
        <w:rPr>
          <w:rFonts w:ascii="Times New Roman" w:eastAsia="Times New Roman" w:hAnsi="Times New Roman" w:cs="Times New Roman"/>
          <w:color w:val="6FA8DC"/>
          <w:sz w:val="24"/>
          <w:szCs w:val="24"/>
        </w:rPr>
        <w:t xml:space="preserve">SEO </w:t>
      </w:r>
    </w:p>
    <w:p w14:paraId="530B6242" w14:textId="77777777" w:rsidR="001C444F" w:rsidRDefault="00000000">
      <w:pPr>
        <w:shd w:val="clear" w:color="auto" w:fill="FFFFFF"/>
        <w:rPr>
          <w:rFonts w:ascii="Times New Roman" w:eastAsia="Times New Roman" w:hAnsi="Times New Roman" w:cs="Times New Roman"/>
          <w:color w:val="6FA8DC"/>
          <w:sz w:val="24"/>
          <w:szCs w:val="24"/>
        </w:rPr>
      </w:pPr>
      <w:r>
        <w:rPr>
          <w:rFonts w:ascii="Times New Roman" w:eastAsia="Times New Roman" w:hAnsi="Times New Roman" w:cs="Times New Roman"/>
          <w:color w:val="6FA8DC"/>
          <w:sz w:val="24"/>
          <w:szCs w:val="24"/>
        </w:rPr>
        <w:t>Meta Title: Compare Membership Tiers | Saudi Rewards</w:t>
      </w:r>
    </w:p>
    <w:p w14:paraId="76C55531" w14:textId="77777777" w:rsidR="001C444F" w:rsidRDefault="00000000">
      <w:pPr>
        <w:shd w:val="clear" w:color="auto" w:fill="FFFFFF"/>
        <w:rPr>
          <w:rFonts w:ascii="Times New Roman" w:eastAsia="Times New Roman" w:hAnsi="Times New Roman" w:cs="Times New Roman"/>
          <w:color w:val="6FA8DC"/>
          <w:sz w:val="24"/>
          <w:szCs w:val="24"/>
        </w:rPr>
      </w:pPr>
      <w:r>
        <w:rPr>
          <w:rFonts w:ascii="Times New Roman" w:eastAsia="Times New Roman" w:hAnsi="Times New Roman" w:cs="Times New Roman"/>
          <w:color w:val="6FA8DC"/>
          <w:sz w:val="24"/>
          <w:szCs w:val="24"/>
        </w:rPr>
        <w:t>Meta Description: Find a Saudi Rewards membership tier that works for you. From car rentals to member-only events, discover the discounts that make your trip smoother.</w:t>
      </w:r>
    </w:p>
    <w:p w14:paraId="0B622321" w14:textId="77777777" w:rsidR="001C444F" w:rsidRDefault="0000000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cyan"/>
        </w:rPr>
      </w:pPr>
      <w:r>
        <w:rPr>
          <w:rFonts w:ascii="Times New Roman" w:eastAsia="Times New Roman" w:hAnsi="Times New Roman" w:cs="Times New Roman"/>
          <w:color w:val="6FA8DC"/>
          <w:sz w:val="24"/>
          <w:szCs w:val="24"/>
        </w:rPr>
        <w:t>URL: /en/membership-tiers</w:t>
      </w:r>
    </w:p>
    <w:sectPr w:rsidR="001C444F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5" w:author="Sam Anderson" w:date="2023-11-14T18:16:00Z" w:initials="">
    <w:p w14:paraId="1F49AC40" w14:textId="46A4F679" w:rsidR="001C444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Felwa/Mohammed: Please confirm that it is okay to position this chart this way? Just felt like there was a lot of repetition between MDLBeast and Riyadh Season so trying to condense this in some way.</w:t>
      </w:r>
    </w:p>
  </w:comment>
  <w:comment w:id="76" w:author="Mohammed Alshajajeer" w:date="2023-11-16T22:54:00Z" w:initials="MA">
    <w:p w14:paraId="6B69F37F" w14:textId="77777777" w:rsidR="006F105E" w:rsidRDefault="006F105E" w:rsidP="001D5D92">
      <w:pPr>
        <w:pStyle w:val="CommentText"/>
      </w:pPr>
      <w:r>
        <w:rPr>
          <w:rStyle w:val="CommentReference"/>
        </w:rPr>
        <w:annotationRef/>
      </w:r>
      <w:r>
        <w:t>fine</w:t>
      </w:r>
    </w:p>
  </w:comment>
  <w:comment w:id="82" w:author="Suretha Cruse" w:date="2023-11-18T14:19:00Z" w:initials="SC">
    <w:p w14:paraId="6D4EFB27" w14:textId="6E851F51" w:rsidR="00551755" w:rsidRDefault="00551755" w:rsidP="00DF33DE">
      <w:pPr>
        <w:pStyle w:val="CommentText"/>
      </w:pPr>
      <w:r>
        <w:rPr>
          <w:rStyle w:val="CommentReference"/>
        </w:rPr>
        <w:annotationRef/>
      </w:r>
      <w:r>
        <w:t>This slide is a month old….</w:t>
      </w:r>
      <w:r>
        <w:rPr>
          <w:noProof/>
        </w:rPr>
        <w:drawing>
          <wp:inline distT="0" distB="0" distL="0" distR="0" wp14:anchorId="432A85D9" wp14:editId="00681AF1">
            <wp:extent cx="5943600" cy="3343275"/>
            <wp:effectExtent l="0" t="0" r="0" b="9525"/>
            <wp:docPr id="1786972933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2933" name="Picture 1786972933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49AC40" w15:done="0"/>
  <w15:commentEx w15:paraId="6B69F37F" w15:paraIdParent="1F49AC40" w15:done="0"/>
  <w15:commentEx w15:paraId="6D4EFB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63223B9" w16cex:dateUtc="2023-11-16T19:54:00Z"/>
  <w16cex:commentExtensible w16cex:durableId="58151B21" w16cex:dateUtc="2023-11-18T11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49AC40" w16cid:durableId="1111BB1F"/>
  <w16cid:commentId w16cid:paraId="6B69F37F" w16cid:durableId="463223B9"/>
  <w16cid:commentId w16cid:paraId="6D4EFB27" w16cid:durableId="58151B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D021B" w14:textId="77777777" w:rsidR="00E84D93" w:rsidRDefault="00E84D93">
      <w:pPr>
        <w:spacing w:line="240" w:lineRule="auto"/>
      </w:pPr>
      <w:r>
        <w:separator/>
      </w:r>
    </w:p>
  </w:endnote>
  <w:endnote w:type="continuationSeparator" w:id="0">
    <w:p w14:paraId="2615B339" w14:textId="77777777" w:rsidR="00E84D93" w:rsidRDefault="00E84D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va Mono">
    <w:altName w:val="Calibri"/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22A1" w14:textId="77777777" w:rsidR="00E84D93" w:rsidRDefault="00E84D93">
      <w:pPr>
        <w:spacing w:line="240" w:lineRule="auto"/>
      </w:pPr>
      <w:r>
        <w:separator/>
      </w:r>
    </w:p>
  </w:footnote>
  <w:footnote w:type="continuationSeparator" w:id="0">
    <w:p w14:paraId="4EB5AD05" w14:textId="77777777" w:rsidR="00E84D93" w:rsidRDefault="00E84D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66079" w14:textId="77777777" w:rsidR="001C444F" w:rsidRDefault="00000000">
    <w:pPr>
      <w:spacing w:line="240" w:lineRule="auto"/>
    </w:pPr>
    <w:r>
      <w:rPr>
        <w:rFonts w:ascii="Calibri" w:eastAsia="Calibri" w:hAnsi="Calibri" w:cs="Calibri"/>
        <w:noProof/>
        <w:sz w:val="24"/>
        <w:szCs w:val="24"/>
      </w:rPr>
      <w:drawing>
        <wp:inline distT="0" distB="0" distL="0" distR="0" wp14:anchorId="17A32134" wp14:editId="683D7AEA">
          <wp:extent cx="983613" cy="290447"/>
          <wp:effectExtent l="0" t="0" r="0" b="0"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3613" cy="29044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uretha Cruse">
    <w15:presenceInfo w15:providerId="None" w15:userId="Suretha Cruse"/>
  </w15:person>
  <w15:person w15:author="Mohammed Alshajajeer">
    <w15:presenceInfo w15:providerId="AD" w15:userId="S::mshajajeer@sta.gov.sa::a2a7913d-9ac3-4c01-ad1c-3a1fda36c572"/>
  </w15:person>
  <w15:person w15:author="Sam Anderson">
    <w15:presenceInfo w15:providerId="AD" w15:userId="S::sam.anderson@manifest.com::0eac2b74-aea2-49d4-adc9-aa307f5a9a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44F"/>
    <w:rsid w:val="000020C3"/>
    <w:rsid w:val="00032C63"/>
    <w:rsid w:val="001B0E79"/>
    <w:rsid w:val="001C444F"/>
    <w:rsid w:val="001E3D6F"/>
    <w:rsid w:val="002C1D13"/>
    <w:rsid w:val="004B2CD7"/>
    <w:rsid w:val="00551755"/>
    <w:rsid w:val="005C0193"/>
    <w:rsid w:val="005F1679"/>
    <w:rsid w:val="006F105E"/>
    <w:rsid w:val="007A7FB6"/>
    <w:rsid w:val="007D7708"/>
    <w:rsid w:val="00856F2E"/>
    <w:rsid w:val="00886EE2"/>
    <w:rsid w:val="0089229B"/>
    <w:rsid w:val="009226CF"/>
    <w:rsid w:val="009F3170"/>
    <w:rsid w:val="00AB1CE8"/>
    <w:rsid w:val="00C44D1C"/>
    <w:rsid w:val="00CC0B65"/>
    <w:rsid w:val="00CD5702"/>
    <w:rsid w:val="00E30CEB"/>
    <w:rsid w:val="00E55EE8"/>
    <w:rsid w:val="00E84D93"/>
    <w:rsid w:val="00F2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A5455"/>
  <w15:docId w15:val="{D681E8D0-22E9-4C5F-B846-CA7E6DD49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10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105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20C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image" Target="media/image5.jpeg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Suretha</dc:creator>
  <cp:lastModifiedBy>Ayman Sulaimani</cp:lastModifiedBy>
  <cp:revision>17</cp:revision>
  <dcterms:created xsi:type="dcterms:W3CDTF">2023-11-18T11:21:00Z</dcterms:created>
  <dcterms:modified xsi:type="dcterms:W3CDTF">2023-11-20T10:11:00Z</dcterms:modified>
</cp:coreProperties>
</file>